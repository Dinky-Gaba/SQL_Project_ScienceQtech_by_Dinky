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3840F" w14:textId="77777777" w:rsidR="00FC3A20" w:rsidRDefault="00FC3A20" w:rsidP="00FC3A2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</w:pPr>
    </w:p>
    <w:p w14:paraId="1BE0F26D" w14:textId="77777777" w:rsidR="00FC3A20" w:rsidRDefault="00FC3A20" w:rsidP="00FC3A2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</w:pPr>
    </w:p>
    <w:p w14:paraId="4AA3F5C5" w14:textId="77777777" w:rsidR="00FC3A20" w:rsidRDefault="00FC3A20" w:rsidP="00FC3A2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</w:pPr>
    </w:p>
    <w:p w14:paraId="34992E91" w14:textId="77777777" w:rsidR="00FC3A20" w:rsidRDefault="00FC3A20" w:rsidP="00FC3A2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</w:pPr>
    </w:p>
    <w:p w14:paraId="2EF7AEC8" w14:textId="0F185C4A" w:rsidR="00FC3A20" w:rsidRPr="00224497" w:rsidRDefault="00FC3A20" w:rsidP="00FC3A20">
      <w:pPr>
        <w:shd w:val="clear" w:color="auto" w:fill="FFFFFF"/>
        <w:spacing w:line="240" w:lineRule="auto"/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</w:pPr>
      <w:proofErr w:type="spellStart"/>
      <w:r w:rsidRPr="00224497"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  <w:t>ScienceQtech</w:t>
      </w:r>
      <w:proofErr w:type="spellEnd"/>
      <w:r w:rsidRPr="00224497">
        <w:rPr>
          <w:rFonts w:ascii="Helvetica" w:eastAsia="Times New Roman" w:hAnsi="Helvetica" w:cs="Helvetica"/>
          <w:b/>
          <w:bCs/>
          <w:color w:val="292F32"/>
          <w:sz w:val="30"/>
          <w:szCs w:val="30"/>
        </w:rPr>
        <w:t xml:space="preserve"> Employee Performance Mapping.</w:t>
      </w:r>
    </w:p>
    <w:p w14:paraId="1A8803A3" w14:textId="211BDF10" w:rsidR="00FC3A20" w:rsidRPr="00FC3A20" w:rsidRDefault="00FC3A20" w:rsidP="00FC3A20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797979"/>
          <w:sz w:val="21"/>
          <w:szCs w:val="21"/>
        </w:rPr>
      </w:pPr>
    </w:p>
    <w:p w14:paraId="53AB8F71" w14:textId="52AE76D7" w:rsidR="00FC3A20" w:rsidRDefault="00FC3A20" w:rsidP="00FC3A20">
      <w:pPr>
        <w:ind w:left="720"/>
        <w:rPr>
          <w:rFonts w:ascii="Open Sans" w:eastAsia="Open Sans" w:hAnsi="Open Sans" w:cs="Open Sans"/>
          <w:color w:val="202124"/>
          <w:sz w:val="24"/>
          <w:szCs w:val="24"/>
        </w:rPr>
      </w:pPr>
      <w:r>
        <w:rPr>
          <w:rFonts w:ascii="Open Sans" w:eastAsia="Open Sans" w:hAnsi="Open Sans" w:cs="Open Sans"/>
          <w:color w:val="202124"/>
          <w:sz w:val="24"/>
          <w:szCs w:val="24"/>
        </w:rPr>
        <w:t xml:space="preserve">PROJECT REPORT SUBMITTED </w:t>
      </w:r>
      <w:proofErr w:type="gramStart"/>
      <w:r>
        <w:rPr>
          <w:rFonts w:ascii="Open Sans" w:eastAsia="Open Sans" w:hAnsi="Open Sans" w:cs="Open Sans"/>
          <w:color w:val="202124"/>
          <w:sz w:val="24"/>
          <w:szCs w:val="24"/>
        </w:rPr>
        <w:t>BY :DINKY</w:t>
      </w:r>
      <w:proofErr w:type="gramEnd"/>
    </w:p>
    <w:p w14:paraId="6E1ED2AB" w14:textId="77777777" w:rsidR="00FC3A20" w:rsidRDefault="00FC3A20" w:rsidP="00FC3A20">
      <w:pPr>
        <w:ind w:left="720"/>
        <w:rPr>
          <w:rFonts w:ascii="Open Sans" w:eastAsia="Open Sans" w:hAnsi="Open Sans" w:cs="Open Sans"/>
          <w:color w:val="202124"/>
          <w:sz w:val="24"/>
          <w:szCs w:val="24"/>
        </w:rPr>
      </w:pPr>
    </w:p>
    <w:p w14:paraId="4E2522F8" w14:textId="77777777" w:rsidR="00FC3A20" w:rsidRDefault="00FC3A20" w:rsidP="00FC3A20">
      <w:pPr>
        <w:ind w:left="720"/>
        <w:rPr>
          <w:rFonts w:ascii="Open Sans" w:eastAsia="Open Sans" w:hAnsi="Open Sans" w:cs="Open Sans"/>
          <w:color w:val="202124"/>
          <w:sz w:val="24"/>
          <w:szCs w:val="24"/>
        </w:rPr>
      </w:pPr>
    </w:p>
    <w:p w14:paraId="0AEFF86F" w14:textId="77777777" w:rsidR="00FC3A20" w:rsidRDefault="00FC3A20" w:rsidP="00FC3A20">
      <w:pPr>
        <w:ind w:left="720"/>
        <w:rPr>
          <w:rFonts w:ascii="Open Sans" w:eastAsia="Open Sans" w:hAnsi="Open Sans" w:cs="Open Sans"/>
          <w:color w:val="202124"/>
          <w:sz w:val="24"/>
          <w:szCs w:val="24"/>
        </w:rPr>
      </w:pPr>
    </w:p>
    <w:p w14:paraId="34014A54" w14:textId="1E74154E" w:rsidR="006B7800" w:rsidRPr="00FC3A20" w:rsidRDefault="006B7800" w:rsidP="00FC3A20">
      <w:pPr>
        <w:pStyle w:val="ListParagraph"/>
        <w:numPr>
          <w:ilvl w:val="0"/>
          <w:numId w:val="20"/>
        </w:numPr>
        <w:rPr>
          <w:rFonts w:ascii="Open Sans" w:eastAsia="Open Sans" w:hAnsi="Open Sans" w:cs="Open Sans"/>
          <w:color w:val="202124"/>
          <w:sz w:val="24"/>
          <w:szCs w:val="24"/>
        </w:rPr>
      </w:pPr>
      <w:r w:rsidRPr="00FC3A20">
        <w:rPr>
          <w:rFonts w:ascii="Open Sans" w:eastAsia="Open Sans" w:hAnsi="Open Sans" w:cs="Open Sans"/>
          <w:color w:val="202124"/>
          <w:sz w:val="24"/>
          <w:szCs w:val="24"/>
        </w:rPr>
        <w:t xml:space="preserve">Create a database named employee, then import </w:t>
      </w:r>
      <w:proofErr w:type="gramStart"/>
      <w:r w:rsidRPr="00FC3A20">
        <w:rPr>
          <w:rFonts w:ascii="Open Sans" w:eastAsia="Open Sans" w:hAnsi="Open Sans" w:cs="Open Sans"/>
          <w:color w:val="202124"/>
          <w:sz w:val="24"/>
          <w:szCs w:val="24"/>
        </w:rPr>
        <w:t>data_science_team.csv ,</w:t>
      </w:r>
      <w:proofErr w:type="gramEnd"/>
      <w:r w:rsidRPr="00FC3A20">
        <w:rPr>
          <w:rFonts w:ascii="Open Sans" w:eastAsia="Open Sans" w:hAnsi="Open Sans" w:cs="Open Sans"/>
          <w:color w:val="202124"/>
          <w:sz w:val="24"/>
          <w:szCs w:val="24"/>
        </w:rPr>
        <w:t xml:space="preserve"> proj_table.csv   and emp_record_table.csv into the employee database from the given resources.</w:t>
      </w:r>
    </w:p>
    <w:p w14:paraId="35914709" w14:textId="77777777" w:rsidR="00134C8B" w:rsidRDefault="00134C8B" w:rsidP="006B7800">
      <w:pPr>
        <w:pStyle w:val="ListParagraph"/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749EC34F" w14:textId="541E9D9C" w:rsidR="006B7800" w:rsidRDefault="006B7800" w:rsidP="006B7800">
      <w:pPr>
        <w:pStyle w:val="ListParagraph"/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 w:rsidRPr="006B7800"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5ED241E3" w14:textId="77777777" w:rsidR="006B7800" w:rsidRPr="006B7800" w:rsidRDefault="006B7800" w:rsidP="006B7800">
      <w:pPr>
        <w:pStyle w:val="ListParagraph"/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308D471E" w14:textId="7F6BCEC6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I create a database named as </w:t>
      </w:r>
      <w:proofErr w:type="spellStart"/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scienceqtech</w:t>
      </w:r>
      <w:proofErr w:type="spellEnd"/>
    </w:p>
    <w:p w14:paraId="60676FFF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44768601" w14:textId="48681869" w:rsidR="002A53A4" w:rsidRDefault="006B7800">
      <w:r w:rsidRPr="006B7800">
        <w:t xml:space="preserve">CREATE DATABASE </w:t>
      </w:r>
      <w:proofErr w:type="spellStart"/>
      <w:r w:rsidRPr="006B7800">
        <w:t>scienceqtech</w:t>
      </w:r>
      <w:proofErr w:type="spellEnd"/>
      <w:r w:rsidRPr="006B7800">
        <w:t>;</w:t>
      </w:r>
    </w:p>
    <w:p w14:paraId="7217FB43" w14:textId="77777777" w:rsidR="006B7800" w:rsidRDefault="006B7800"/>
    <w:p w14:paraId="4E8480F4" w14:textId="072BF859" w:rsidR="006B7800" w:rsidRDefault="006B7800">
      <w:r w:rsidRPr="006B7800">
        <w:drawing>
          <wp:inline distT="0" distB="0" distL="0" distR="0" wp14:anchorId="3CE32A5A" wp14:editId="50B53E29">
            <wp:extent cx="4076700" cy="3063239"/>
            <wp:effectExtent l="0" t="0" r="0" b="4445"/>
            <wp:docPr id="60331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170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663" cy="30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DEDD" w14:textId="77777777" w:rsidR="006B7800" w:rsidRDefault="006B7800"/>
    <w:p w14:paraId="397C075F" w14:textId="77777777" w:rsidR="00596F60" w:rsidRDefault="00596F60"/>
    <w:p w14:paraId="65EA098E" w14:textId="77777777" w:rsidR="00596F60" w:rsidRDefault="00596F60"/>
    <w:p w14:paraId="0E981533" w14:textId="77777777" w:rsidR="00596F60" w:rsidRDefault="00596F60"/>
    <w:p w14:paraId="3B2B3303" w14:textId="77777777" w:rsidR="00596F60" w:rsidRDefault="00596F60"/>
    <w:p w14:paraId="16668BFD" w14:textId="77777777" w:rsidR="00FC3A20" w:rsidRDefault="00FC3A20"/>
    <w:p w14:paraId="00F5D7CF" w14:textId="77777777" w:rsidR="00FC3A20" w:rsidRDefault="00FC3A20"/>
    <w:p w14:paraId="5FA9C2DF" w14:textId="030D5B51" w:rsidR="006B7800" w:rsidRDefault="006B7800" w:rsidP="006B7800">
      <w:pPr>
        <w:ind w:left="36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lastRenderedPageBreak/>
        <w:t>2.</w:t>
      </w: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Create an ER diagram for the given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project</w:t>
      </w:r>
      <w:r>
        <w:rPr>
          <w:rFonts w:ascii="Open Sans" w:eastAsia="Open Sans" w:hAnsi="Open Sans" w:cs="Open Sans"/>
          <w:color w:val="202124"/>
          <w:sz w:val="24"/>
          <w:szCs w:val="24"/>
          <w:highlight w:val="white"/>
        </w:rPr>
        <w:t xml:space="preserve"> and the </w:t>
      </w:r>
      <w:r>
        <w:rPr>
          <w:rFonts w:ascii="Open Sans" w:eastAsia="Open Sans" w:hAnsi="Open Sans" w:cs="Open Sans"/>
          <w:b/>
          <w:color w:val="202124"/>
          <w:sz w:val="24"/>
          <w:szCs w:val="24"/>
          <w:highlight w:val="white"/>
        </w:rPr>
        <w:t>employee</w:t>
      </w:r>
      <w:r>
        <w:rPr>
          <w:rFonts w:ascii="Open Sans" w:eastAsia="Open Sans" w:hAnsi="Open Sans" w:cs="Open Sans"/>
          <w:color w:val="3F3F3F"/>
          <w:sz w:val="24"/>
          <w:szCs w:val="24"/>
          <w:highlight w:val="white"/>
        </w:rPr>
        <w:t xml:space="preserve"> databases.</w:t>
      </w:r>
    </w:p>
    <w:p w14:paraId="0EA5C7B2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08EAB39C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2EF92723" w14:textId="77777777" w:rsidR="006B7800" w:rsidRDefault="006B7800" w:rsidP="006B7800">
      <w:pPr>
        <w:ind w:left="720"/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275F3DC9" w14:textId="5D784FFE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  <w:r>
        <w:rPr>
          <w:rFonts w:ascii="Open Sans" w:eastAsia="Open Sans" w:hAnsi="Open Sans" w:cs="Open Sans"/>
          <w:b/>
          <w:noProof/>
          <w:color w:val="3F3F3F"/>
          <w:sz w:val="24"/>
          <w:szCs w:val="24"/>
        </w:rPr>
        <w:drawing>
          <wp:inline distT="0" distB="0" distL="0" distR="0" wp14:anchorId="358F9090" wp14:editId="083C8C82">
            <wp:extent cx="6012180" cy="4038600"/>
            <wp:effectExtent l="0" t="0" r="7620" b="0"/>
            <wp:docPr id="20487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395" cy="404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1A38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593C87F6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5867E6F0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775EC81B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61E61699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6F5191F6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2E03D8CB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055997E2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66CD8B45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12F623D7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5E5AB532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0F628124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3359ACAF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1EF7A202" w14:textId="77777777" w:rsidR="00596F60" w:rsidRDefault="00596F6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u w:val="single"/>
        </w:rPr>
      </w:pPr>
    </w:p>
    <w:p w14:paraId="4FEC97AD" w14:textId="77777777" w:rsidR="006B7800" w:rsidRDefault="006B7800"/>
    <w:p w14:paraId="7741E112" w14:textId="262C7DDB" w:rsidR="006B7800" w:rsidRPr="006B7800" w:rsidRDefault="006B7800" w:rsidP="006B7800">
      <w:pPr>
        <w:pStyle w:val="ListParagraph"/>
        <w:numPr>
          <w:ilvl w:val="0"/>
          <w:numId w:val="4"/>
        </w:numPr>
        <w:rPr>
          <w:rFonts w:ascii="Open Sans" w:eastAsia="Open Sans" w:hAnsi="Open Sans" w:cs="Open Sans"/>
          <w:color w:val="000000"/>
          <w:sz w:val="24"/>
          <w:szCs w:val="24"/>
        </w:rPr>
      </w:pPr>
      <w:r w:rsidRPr="006B7800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fetch EMP_ID, FIRST_NAME, LAST_NAME, GENDER, and DEPARTMENT from the employee record table, and make a list of employees and details of their department.</w:t>
      </w:r>
    </w:p>
    <w:p w14:paraId="356461F5" w14:textId="77777777" w:rsidR="006B7800" w:rsidRDefault="006B7800" w:rsidP="006B7800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70EB590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</w:t>
      </w:r>
    </w:p>
    <w:p w14:paraId="61CF60C8" w14:textId="77777777" w:rsidR="00596F60" w:rsidRPr="00596F60" w:rsidRDefault="00596F60" w:rsidP="006B7800">
      <w:pPr>
        <w:rPr>
          <w:rFonts w:ascii="Open Sans" w:eastAsia="Open Sans" w:hAnsi="Open Sans" w:cs="Open Sans"/>
          <w:bCs/>
          <w:color w:val="3F3F3F"/>
          <w:sz w:val="24"/>
          <w:szCs w:val="24"/>
          <w:highlight w:val="white"/>
        </w:rPr>
      </w:pPr>
    </w:p>
    <w:p w14:paraId="731D8594" w14:textId="33B7FD98" w:rsidR="006B7800" w:rsidRPr="00596F60" w:rsidRDefault="006B7800" w:rsidP="006B7800">
      <w:pPr>
        <w:rPr>
          <w:rFonts w:ascii="Open Sans" w:eastAsia="Open Sans" w:hAnsi="Open Sans" w:cs="Open Sans"/>
          <w:bCs/>
          <w:color w:val="3F3F3F"/>
          <w:sz w:val="24"/>
          <w:szCs w:val="24"/>
        </w:rPr>
      </w:pPr>
      <w:r w:rsidRPr="00596F60">
        <w:rPr>
          <w:rFonts w:ascii="Open Sans" w:eastAsia="Open Sans" w:hAnsi="Open Sans" w:cs="Open Sans"/>
          <w:bCs/>
          <w:color w:val="3F3F3F"/>
          <w:sz w:val="24"/>
          <w:szCs w:val="24"/>
        </w:rPr>
        <w:t>SELECT EMP_</w:t>
      </w:r>
      <w:proofErr w:type="gramStart"/>
      <w:r w:rsidRPr="00596F60">
        <w:rPr>
          <w:rFonts w:ascii="Open Sans" w:eastAsia="Open Sans" w:hAnsi="Open Sans" w:cs="Open Sans"/>
          <w:bCs/>
          <w:color w:val="3F3F3F"/>
          <w:sz w:val="24"/>
          <w:szCs w:val="24"/>
        </w:rPr>
        <w:t>ID,FIRST</w:t>
      </w:r>
      <w:proofErr w:type="gramEnd"/>
      <w:r w:rsidRPr="00596F60">
        <w:rPr>
          <w:rFonts w:ascii="Open Sans" w:eastAsia="Open Sans" w:hAnsi="Open Sans" w:cs="Open Sans"/>
          <w:bCs/>
          <w:color w:val="3F3F3F"/>
          <w:sz w:val="24"/>
          <w:szCs w:val="24"/>
        </w:rPr>
        <w:t xml:space="preserve">_NAME,LAST_NAME,GENDER,DEPT FROM </w:t>
      </w:r>
      <w:proofErr w:type="spellStart"/>
      <w:r w:rsidRPr="00596F60">
        <w:rPr>
          <w:rFonts w:ascii="Open Sans" w:eastAsia="Open Sans" w:hAnsi="Open Sans" w:cs="Open Sans"/>
          <w:bCs/>
          <w:color w:val="3F3F3F"/>
          <w:sz w:val="24"/>
          <w:szCs w:val="24"/>
        </w:rPr>
        <w:t>scienceqtech.emp_record_table</w:t>
      </w:r>
      <w:proofErr w:type="spellEnd"/>
      <w:r w:rsidRPr="00596F60">
        <w:rPr>
          <w:rFonts w:ascii="Open Sans" w:eastAsia="Open Sans" w:hAnsi="Open Sans" w:cs="Open Sans"/>
          <w:bCs/>
          <w:color w:val="3F3F3F"/>
          <w:sz w:val="24"/>
          <w:szCs w:val="24"/>
        </w:rPr>
        <w:t>;</w:t>
      </w:r>
    </w:p>
    <w:p w14:paraId="7114A1EF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4667B84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052DEBDD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5D273C91" w14:textId="120BF8B1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 w:rsidRPr="006B7800">
        <w:rPr>
          <w:rFonts w:ascii="Open Sans" w:eastAsia="Open Sans" w:hAnsi="Open Sans" w:cs="Open Sans"/>
          <w:b/>
          <w:color w:val="3F3F3F"/>
          <w:sz w:val="24"/>
          <w:szCs w:val="24"/>
        </w:rPr>
        <w:drawing>
          <wp:inline distT="0" distB="0" distL="0" distR="0" wp14:anchorId="70505D76" wp14:editId="00E25E1F">
            <wp:extent cx="6210300" cy="2992120"/>
            <wp:effectExtent l="0" t="0" r="0" b="0"/>
            <wp:docPr id="193371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6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8976" cy="29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5A7C" w14:textId="77777777" w:rsidR="006B7800" w:rsidRDefault="006B7800"/>
    <w:p w14:paraId="2B82A359" w14:textId="77777777" w:rsidR="006B7800" w:rsidRDefault="006B7800"/>
    <w:p w14:paraId="5A530665" w14:textId="77777777" w:rsidR="00596F60" w:rsidRDefault="00596F60"/>
    <w:p w14:paraId="4D206BC4" w14:textId="77777777" w:rsidR="00596F60" w:rsidRDefault="00596F60"/>
    <w:p w14:paraId="11C3DEDC" w14:textId="77777777" w:rsidR="00596F60" w:rsidRDefault="00596F60"/>
    <w:p w14:paraId="71E7062C" w14:textId="77777777" w:rsidR="00596F60" w:rsidRDefault="00596F60"/>
    <w:p w14:paraId="4FD9451A" w14:textId="77777777" w:rsidR="00596F60" w:rsidRDefault="00596F60"/>
    <w:p w14:paraId="7F68C533" w14:textId="77777777" w:rsidR="00596F60" w:rsidRDefault="00596F60"/>
    <w:p w14:paraId="5E6F475E" w14:textId="77777777" w:rsidR="00596F60" w:rsidRDefault="00596F60"/>
    <w:p w14:paraId="3C13ACFE" w14:textId="77777777" w:rsidR="00596F60" w:rsidRDefault="00596F60"/>
    <w:p w14:paraId="10473D62" w14:textId="77777777" w:rsidR="00596F60" w:rsidRDefault="00596F60"/>
    <w:p w14:paraId="69505A0E" w14:textId="77777777" w:rsidR="00596F60" w:rsidRDefault="00596F60"/>
    <w:p w14:paraId="51D35598" w14:textId="77777777" w:rsidR="00596F60" w:rsidRDefault="00596F60"/>
    <w:p w14:paraId="71E87BDC" w14:textId="77777777" w:rsidR="00596F60" w:rsidRDefault="00596F60"/>
    <w:p w14:paraId="20F875E6" w14:textId="77777777" w:rsidR="00596F60" w:rsidRDefault="00596F60"/>
    <w:p w14:paraId="17F0819E" w14:textId="77777777" w:rsidR="00596F60" w:rsidRDefault="00596F60"/>
    <w:p w14:paraId="76DD15DF" w14:textId="77777777" w:rsidR="00596F60" w:rsidRDefault="00596F60"/>
    <w:p w14:paraId="16CAAD2E" w14:textId="77777777" w:rsidR="00596F60" w:rsidRDefault="00596F60"/>
    <w:p w14:paraId="5E025A0D" w14:textId="228586F6" w:rsidR="006B7800" w:rsidRPr="006B7800" w:rsidRDefault="006B7800" w:rsidP="006B7800">
      <w:pPr>
        <w:pStyle w:val="ListParagraph"/>
        <w:numPr>
          <w:ilvl w:val="0"/>
          <w:numId w:val="4"/>
        </w:numPr>
        <w:rPr>
          <w:rFonts w:ascii="Open Sans" w:eastAsia="Open Sans" w:hAnsi="Open Sans" w:cs="Open Sans"/>
          <w:color w:val="000000"/>
          <w:sz w:val="24"/>
          <w:szCs w:val="24"/>
        </w:rPr>
      </w:pPr>
      <w:r w:rsidRPr="006B7800">
        <w:rPr>
          <w:rFonts w:ascii="Open Sans" w:eastAsia="Open Sans" w:hAnsi="Open Sans" w:cs="Open Sans"/>
          <w:color w:val="000000"/>
          <w:sz w:val="24"/>
          <w:szCs w:val="24"/>
        </w:rPr>
        <w:t xml:space="preserve">Write a query to fetch EMP_ID, FIRST_NAME, LAST_NAME, GENDER, DEPARTMENT, and EMP_RATING if the EMP_RATING is: </w:t>
      </w:r>
    </w:p>
    <w:p w14:paraId="1B45944B" w14:textId="77777777" w:rsidR="006B7800" w:rsidRDefault="006B7800" w:rsidP="006B7800">
      <w:pPr>
        <w:numPr>
          <w:ilvl w:val="0"/>
          <w:numId w:val="5"/>
        </w:numP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less than two</w:t>
      </w:r>
    </w:p>
    <w:p w14:paraId="5756C67B" w14:textId="77777777" w:rsidR="006B7800" w:rsidRDefault="006B7800" w:rsidP="006B7800">
      <w:pPr>
        <w:numPr>
          <w:ilvl w:val="0"/>
          <w:numId w:val="5"/>
        </w:numP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greater than four </w:t>
      </w:r>
    </w:p>
    <w:p w14:paraId="3709303B" w14:textId="77777777" w:rsidR="006B7800" w:rsidRDefault="006B7800" w:rsidP="006B7800">
      <w:pPr>
        <w:numPr>
          <w:ilvl w:val="0"/>
          <w:numId w:val="5"/>
        </w:numP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between two and four</w:t>
      </w:r>
    </w:p>
    <w:p w14:paraId="768C0F36" w14:textId="77777777" w:rsidR="006B7800" w:rsidRDefault="006B7800" w:rsidP="006B7800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76308B44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</w:t>
      </w:r>
    </w:p>
    <w:p w14:paraId="3F5BAB43" w14:textId="77777777" w:rsidR="006B7800" w:rsidRPr="00596F60" w:rsidRDefault="006B7800" w:rsidP="006B7800">
      <w:pPr>
        <w:rPr>
          <w:rFonts w:ascii="Open Sans" w:eastAsia="Open Sans" w:hAnsi="Open Sans" w:cs="Open Sans"/>
          <w:bCs/>
          <w:color w:val="3F3F3F"/>
          <w:sz w:val="24"/>
          <w:szCs w:val="24"/>
          <w:highlight w:val="white"/>
        </w:rPr>
      </w:pPr>
    </w:p>
    <w:p w14:paraId="1CF7C2BB" w14:textId="5F17A4CA" w:rsidR="006B7800" w:rsidRPr="00596F60" w:rsidRDefault="006B7800" w:rsidP="006B7800">
      <w:pPr>
        <w:rPr>
          <w:rFonts w:ascii="Open Sans" w:eastAsia="Open Sans" w:hAnsi="Open Sans" w:cs="Open Sans"/>
          <w:bCs/>
          <w:color w:val="3F3F3F"/>
          <w:sz w:val="24"/>
          <w:szCs w:val="24"/>
          <w:highlight w:val="white"/>
        </w:rPr>
      </w:pPr>
      <w:r w:rsidRPr="00596F60">
        <w:rPr>
          <w:rFonts w:ascii="Open Sans" w:eastAsia="Open Sans" w:hAnsi="Open Sans" w:cs="Open Sans"/>
          <w:bCs/>
          <w:color w:val="3F3F3F"/>
          <w:sz w:val="24"/>
          <w:szCs w:val="24"/>
        </w:rPr>
        <w:t>SELECT EMP_</w:t>
      </w:r>
      <w:proofErr w:type="gramStart"/>
      <w:r w:rsidRPr="00596F60">
        <w:rPr>
          <w:rFonts w:ascii="Open Sans" w:eastAsia="Open Sans" w:hAnsi="Open Sans" w:cs="Open Sans"/>
          <w:bCs/>
          <w:color w:val="3F3F3F"/>
          <w:sz w:val="24"/>
          <w:szCs w:val="24"/>
        </w:rPr>
        <w:t>ID,FIRST</w:t>
      </w:r>
      <w:proofErr w:type="gramEnd"/>
      <w:r w:rsidRPr="00596F60">
        <w:rPr>
          <w:rFonts w:ascii="Open Sans" w:eastAsia="Open Sans" w:hAnsi="Open Sans" w:cs="Open Sans"/>
          <w:bCs/>
          <w:color w:val="3F3F3F"/>
          <w:sz w:val="24"/>
          <w:szCs w:val="24"/>
        </w:rPr>
        <w:t xml:space="preserve">_NAME,LAST_NAME,GENDER,DEPT,EMP_RATING FROM </w:t>
      </w:r>
      <w:proofErr w:type="spellStart"/>
      <w:r w:rsidRPr="00596F60">
        <w:rPr>
          <w:rFonts w:ascii="Open Sans" w:eastAsia="Open Sans" w:hAnsi="Open Sans" w:cs="Open Sans"/>
          <w:bCs/>
          <w:color w:val="3F3F3F"/>
          <w:sz w:val="24"/>
          <w:szCs w:val="24"/>
        </w:rPr>
        <w:t>scienceqtech.emp_record_table</w:t>
      </w:r>
      <w:proofErr w:type="spellEnd"/>
      <w:r w:rsidRPr="00596F60">
        <w:rPr>
          <w:rFonts w:ascii="Open Sans" w:eastAsia="Open Sans" w:hAnsi="Open Sans" w:cs="Open Sans"/>
          <w:bCs/>
          <w:color w:val="3F3F3F"/>
          <w:sz w:val="24"/>
          <w:szCs w:val="24"/>
        </w:rPr>
        <w:t>;</w:t>
      </w:r>
    </w:p>
    <w:p w14:paraId="0E60C304" w14:textId="77777777" w:rsidR="006B7800" w:rsidRDefault="006B7800"/>
    <w:p w14:paraId="4DBDC98C" w14:textId="77777777" w:rsidR="006B7800" w:rsidRDefault="006B7800"/>
    <w:p w14:paraId="1F245818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505451AE" w14:textId="77777777" w:rsidR="006B7800" w:rsidRDefault="006B7800" w:rsidP="006B7800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1B121109" w14:textId="43DD5A07" w:rsidR="006B7800" w:rsidRDefault="00134C8B">
      <w:r w:rsidRPr="00134C8B">
        <w:drawing>
          <wp:inline distT="0" distB="0" distL="0" distR="0" wp14:anchorId="1DD394DD" wp14:editId="71559FA1">
            <wp:extent cx="5791200" cy="2406650"/>
            <wp:effectExtent l="0" t="0" r="0" b="0"/>
            <wp:docPr id="183329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92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4620" cy="241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428F" w14:textId="77777777" w:rsidR="00134C8B" w:rsidRDefault="00134C8B"/>
    <w:p w14:paraId="17B41990" w14:textId="5CFE245A" w:rsidR="00134C8B" w:rsidRDefault="00134C8B">
      <w:r>
        <w:t>1)</w:t>
      </w:r>
      <w:r w:rsidRPr="00134C8B">
        <w:t>SELECT EMP_</w:t>
      </w:r>
      <w:proofErr w:type="gramStart"/>
      <w:r w:rsidRPr="00134C8B">
        <w:t>ID,FIRST</w:t>
      </w:r>
      <w:proofErr w:type="gramEnd"/>
      <w:r w:rsidRPr="00134C8B">
        <w:t xml:space="preserve">_NAME,LAST_NAME,GENDER,DEPT,EMP_RATING FROM </w:t>
      </w:r>
      <w:proofErr w:type="spellStart"/>
      <w:r w:rsidRPr="00134C8B">
        <w:t>scienceqtech.emp_record_table</w:t>
      </w:r>
      <w:proofErr w:type="spellEnd"/>
      <w:r w:rsidRPr="00134C8B">
        <w:t xml:space="preserve"> where EMP_RATING&gt;4 ;</w:t>
      </w:r>
    </w:p>
    <w:p w14:paraId="435EA5AF" w14:textId="77777777" w:rsidR="00134C8B" w:rsidRDefault="00134C8B"/>
    <w:p w14:paraId="3044EBBA" w14:textId="77777777" w:rsidR="00134C8B" w:rsidRDefault="00134C8B" w:rsidP="00134C8B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22784841" w14:textId="7CE67EC9" w:rsidR="00134C8B" w:rsidRDefault="00134C8B">
      <w:r w:rsidRPr="00134C8B">
        <w:lastRenderedPageBreak/>
        <w:drawing>
          <wp:inline distT="0" distB="0" distL="0" distR="0" wp14:anchorId="319AEDFD" wp14:editId="38CF478B">
            <wp:extent cx="6042660" cy="2343785"/>
            <wp:effectExtent l="0" t="0" r="0" b="0"/>
            <wp:docPr id="194379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95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1182" cy="23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4E82" w14:textId="77777777" w:rsidR="00134C8B" w:rsidRDefault="00134C8B"/>
    <w:p w14:paraId="25FDAC8E" w14:textId="0A1BFA3A" w:rsidR="00134C8B" w:rsidRDefault="00134C8B">
      <w:r>
        <w:t>2)</w:t>
      </w:r>
      <w:r w:rsidRPr="00134C8B">
        <w:t>SELECT EMP_</w:t>
      </w:r>
      <w:proofErr w:type="gramStart"/>
      <w:r w:rsidRPr="00134C8B">
        <w:t>ID,FIRST</w:t>
      </w:r>
      <w:proofErr w:type="gramEnd"/>
      <w:r w:rsidRPr="00134C8B">
        <w:t xml:space="preserve">_NAME,LAST_NAME,GENDER,DEPT,EMP_RATING FROM </w:t>
      </w:r>
      <w:proofErr w:type="spellStart"/>
      <w:r w:rsidRPr="00134C8B">
        <w:t>scienceqtech.emp_record_table</w:t>
      </w:r>
      <w:proofErr w:type="spellEnd"/>
      <w:r w:rsidRPr="00134C8B">
        <w:t xml:space="preserve"> where EMP_RATING between 2 AND 4 ;</w:t>
      </w:r>
    </w:p>
    <w:p w14:paraId="71FEBF73" w14:textId="77777777" w:rsidR="00134C8B" w:rsidRDefault="00134C8B"/>
    <w:p w14:paraId="784E1A8D" w14:textId="77777777" w:rsidR="00134C8B" w:rsidRDefault="00134C8B" w:rsidP="00134C8B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027908AA" w14:textId="317D7ACC" w:rsidR="00134C8B" w:rsidRDefault="00134C8B">
      <w:r w:rsidRPr="00134C8B">
        <w:drawing>
          <wp:inline distT="0" distB="0" distL="0" distR="0" wp14:anchorId="35DCBC9A" wp14:editId="14B527B5">
            <wp:extent cx="5821680" cy="1598930"/>
            <wp:effectExtent l="0" t="0" r="7620" b="1270"/>
            <wp:docPr id="161717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766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375" cy="16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B697" w14:textId="63573663" w:rsidR="00134C8B" w:rsidRDefault="00134C8B">
      <w:r>
        <w:t>3)</w:t>
      </w:r>
      <w:r w:rsidRPr="00134C8B">
        <w:t>SELECT EMP_</w:t>
      </w:r>
      <w:proofErr w:type="gramStart"/>
      <w:r w:rsidRPr="00134C8B">
        <w:t>ID,FIRST</w:t>
      </w:r>
      <w:proofErr w:type="gramEnd"/>
      <w:r w:rsidRPr="00134C8B">
        <w:t xml:space="preserve">_NAME,LAST_NAME,GENDER,DEPT,EMP_RATING FROM </w:t>
      </w:r>
      <w:proofErr w:type="spellStart"/>
      <w:r w:rsidRPr="00134C8B">
        <w:t>scienceqtech.emp_record_table</w:t>
      </w:r>
      <w:proofErr w:type="spellEnd"/>
      <w:r w:rsidRPr="00134C8B">
        <w:t xml:space="preserve"> where EMP_RATING &lt; 2 ;</w:t>
      </w:r>
    </w:p>
    <w:p w14:paraId="6C3C5C32" w14:textId="77777777" w:rsidR="00134C8B" w:rsidRDefault="00134C8B"/>
    <w:p w14:paraId="2DBBFFAA" w14:textId="77777777" w:rsidR="00134C8B" w:rsidRDefault="00134C8B" w:rsidP="00134C8B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2C238360" w14:textId="0E8DF9A9" w:rsidR="00134C8B" w:rsidRDefault="00134C8B">
      <w:r w:rsidRPr="00134C8B">
        <w:drawing>
          <wp:inline distT="0" distB="0" distL="0" distR="0" wp14:anchorId="77AF7220" wp14:editId="54D37839">
            <wp:extent cx="5836920" cy="1803400"/>
            <wp:effectExtent l="0" t="0" r="0" b="6350"/>
            <wp:docPr id="146039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94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0696" cy="181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3FDD" w14:textId="77777777" w:rsidR="00134C8B" w:rsidRDefault="00134C8B"/>
    <w:p w14:paraId="7800FD8A" w14:textId="77777777" w:rsidR="00596F60" w:rsidRDefault="00596F60"/>
    <w:p w14:paraId="2CA850C4" w14:textId="77777777" w:rsidR="00596F60" w:rsidRDefault="00596F60"/>
    <w:p w14:paraId="4000E8F4" w14:textId="77777777" w:rsidR="00596F60" w:rsidRDefault="00596F60"/>
    <w:p w14:paraId="56E97D8D" w14:textId="77777777" w:rsidR="00596F60" w:rsidRDefault="00596F60"/>
    <w:p w14:paraId="0383500F" w14:textId="2CCC6330" w:rsidR="00134C8B" w:rsidRPr="00134C8B" w:rsidRDefault="00134C8B" w:rsidP="00134C8B">
      <w:pPr>
        <w:pStyle w:val="ListParagraph"/>
        <w:numPr>
          <w:ilvl w:val="0"/>
          <w:numId w:val="4"/>
        </w:numPr>
        <w:rPr>
          <w:rFonts w:ascii="Open Sans" w:eastAsia="Open Sans" w:hAnsi="Open Sans" w:cs="Open Sans"/>
          <w:color w:val="000000"/>
          <w:sz w:val="24"/>
          <w:szCs w:val="24"/>
        </w:rPr>
      </w:pPr>
      <w:r w:rsidRPr="00134C8B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concatenate the FIRST_NAME and the LAST_NAME of employees in the Finance department from the employee table and then give the resultant column alias as NAME.</w:t>
      </w:r>
    </w:p>
    <w:p w14:paraId="5FA2F882" w14:textId="77777777" w:rsidR="00134C8B" w:rsidRDefault="00134C8B" w:rsidP="00134C8B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A2481C0" w14:textId="77777777" w:rsidR="00134C8B" w:rsidRDefault="00134C8B" w:rsidP="00134C8B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</w:t>
      </w:r>
    </w:p>
    <w:p w14:paraId="35925328" w14:textId="77777777" w:rsidR="00134C8B" w:rsidRDefault="00134C8B" w:rsidP="00134C8B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4C491EB" w14:textId="1623EEB7" w:rsidR="00134C8B" w:rsidRDefault="00134C8B">
      <w:r w:rsidRPr="00134C8B">
        <w:t xml:space="preserve">SELECT </w:t>
      </w:r>
      <w:proofErr w:type="spellStart"/>
      <w:proofErr w:type="gramStart"/>
      <w:r w:rsidRPr="00134C8B">
        <w:t>concat</w:t>
      </w:r>
      <w:proofErr w:type="spellEnd"/>
      <w:r w:rsidRPr="00134C8B">
        <w:t>(</w:t>
      </w:r>
      <w:proofErr w:type="gramEnd"/>
      <w:r w:rsidRPr="00134C8B">
        <w:t xml:space="preserve">FIRST_NAME," " ,LAST_NAME) AS FULL_NAME FROM </w:t>
      </w:r>
      <w:proofErr w:type="spellStart"/>
      <w:r w:rsidRPr="00134C8B">
        <w:t>scienceqtech.emp_record_table</w:t>
      </w:r>
      <w:proofErr w:type="spellEnd"/>
      <w:r w:rsidRPr="00134C8B">
        <w:t xml:space="preserve"> where DEPT="FINANCE"  ;</w:t>
      </w:r>
    </w:p>
    <w:p w14:paraId="69479E4B" w14:textId="77777777" w:rsidR="00134C8B" w:rsidRDefault="00134C8B"/>
    <w:p w14:paraId="63562D27" w14:textId="77777777" w:rsidR="00134C8B" w:rsidRDefault="00134C8B" w:rsidP="00134C8B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7434E2F8" w14:textId="41BE426D" w:rsidR="00134C8B" w:rsidRDefault="00134C8B">
      <w:r w:rsidRPr="00134C8B">
        <w:drawing>
          <wp:inline distT="0" distB="0" distL="0" distR="0" wp14:anchorId="3B073979" wp14:editId="5EA7B184">
            <wp:extent cx="5410200" cy="1607820"/>
            <wp:effectExtent l="0" t="0" r="0" b="0"/>
            <wp:docPr id="134132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26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685" cy="160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9FD2" w14:textId="77777777" w:rsidR="00134C8B" w:rsidRDefault="00134C8B"/>
    <w:p w14:paraId="5CC73E49" w14:textId="77777777" w:rsidR="001076FF" w:rsidRDefault="001076FF"/>
    <w:p w14:paraId="30ED48B2" w14:textId="77777777" w:rsidR="001076FF" w:rsidRDefault="001076FF"/>
    <w:p w14:paraId="23770356" w14:textId="77777777" w:rsidR="001076FF" w:rsidRDefault="001076FF"/>
    <w:p w14:paraId="339C6F4A" w14:textId="77777777" w:rsidR="001076FF" w:rsidRDefault="001076FF"/>
    <w:p w14:paraId="563DD67F" w14:textId="77777777" w:rsidR="001076FF" w:rsidRDefault="001076FF"/>
    <w:p w14:paraId="3BCBA80F" w14:textId="77777777" w:rsidR="001076FF" w:rsidRDefault="001076FF"/>
    <w:p w14:paraId="50A9830A" w14:textId="77777777" w:rsidR="001076FF" w:rsidRDefault="001076FF"/>
    <w:p w14:paraId="4B1D43D0" w14:textId="77777777" w:rsidR="001076FF" w:rsidRDefault="001076FF"/>
    <w:p w14:paraId="6550B3F2" w14:textId="77777777" w:rsidR="00596F60" w:rsidRDefault="00596F60"/>
    <w:p w14:paraId="7656B4D0" w14:textId="77777777" w:rsidR="00596F60" w:rsidRDefault="00596F60"/>
    <w:p w14:paraId="4121E8DD" w14:textId="77777777" w:rsidR="00596F60" w:rsidRDefault="00596F60"/>
    <w:p w14:paraId="12F18C7D" w14:textId="77777777" w:rsidR="00596F60" w:rsidRDefault="00596F60"/>
    <w:p w14:paraId="48133696" w14:textId="77777777" w:rsidR="00596F60" w:rsidRDefault="00596F60"/>
    <w:p w14:paraId="439FCC78" w14:textId="77777777" w:rsidR="00596F60" w:rsidRDefault="00596F60"/>
    <w:p w14:paraId="4C502009" w14:textId="77777777" w:rsidR="00596F60" w:rsidRDefault="00596F60"/>
    <w:p w14:paraId="7C017A1A" w14:textId="77777777" w:rsidR="00596F60" w:rsidRDefault="00596F60"/>
    <w:p w14:paraId="6A93434B" w14:textId="77777777" w:rsidR="00596F60" w:rsidRDefault="00596F60"/>
    <w:p w14:paraId="178487D9" w14:textId="77777777" w:rsidR="001076FF" w:rsidRDefault="001076FF"/>
    <w:p w14:paraId="6D0888DB" w14:textId="77777777" w:rsidR="00596F60" w:rsidRDefault="00596F60"/>
    <w:p w14:paraId="24AB4526" w14:textId="77777777" w:rsidR="00596F60" w:rsidRDefault="00596F60"/>
    <w:p w14:paraId="649E6946" w14:textId="77777777" w:rsidR="00596F60" w:rsidRDefault="00596F60"/>
    <w:p w14:paraId="35BFE4F6" w14:textId="77777777" w:rsidR="00596F60" w:rsidRDefault="00596F60"/>
    <w:p w14:paraId="579FC9AF" w14:textId="77777777" w:rsidR="00596F60" w:rsidRDefault="00596F60"/>
    <w:p w14:paraId="02788F79" w14:textId="77777777" w:rsidR="00596F60" w:rsidRDefault="00596F60"/>
    <w:p w14:paraId="2579992E" w14:textId="1B7341E5" w:rsidR="00134C8B" w:rsidRPr="001076FF" w:rsidRDefault="00134C8B" w:rsidP="001076FF">
      <w:pPr>
        <w:pStyle w:val="ListParagraph"/>
        <w:numPr>
          <w:ilvl w:val="0"/>
          <w:numId w:val="4"/>
        </w:numPr>
        <w:rPr>
          <w:rFonts w:ascii="Open Sans" w:eastAsia="Open Sans" w:hAnsi="Open Sans" w:cs="Open Sans"/>
          <w:color w:val="000000"/>
          <w:sz w:val="24"/>
          <w:szCs w:val="24"/>
        </w:rPr>
      </w:pPr>
      <w:r w:rsidRPr="001076FF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list only those employees who have someone reporting to them. Also, show the number of reporters (includ</w:t>
      </w:r>
      <w:sdt>
        <w:sdtPr>
          <w:tag w:val="goog_rdk_0"/>
          <w:id w:val="-2088993195"/>
        </w:sdtPr>
        <w:sdtContent>
          <w:ins w:id="0" w:author="Pratik Patra" w:date="2021-09-15T14:50:00Z">
            <w:r w:rsidRPr="001076FF">
              <w:rPr>
                <w:rFonts w:ascii="Open Sans" w:eastAsia="Open Sans" w:hAnsi="Open Sans" w:cs="Open Sans"/>
                <w:color w:val="000000"/>
                <w:sz w:val="24"/>
                <w:szCs w:val="24"/>
              </w:rPr>
              <w:t>ing</w:t>
            </w:r>
          </w:ins>
        </w:sdtContent>
      </w:sdt>
      <w:sdt>
        <w:sdtPr>
          <w:tag w:val="goog_rdk_1"/>
          <w:id w:val="-558632654"/>
        </w:sdtPr>
        <w:sdtContent>
          <w:del w:id="1" w:author="Pratik Patra" w:date="2021-09-15T14:50:00Z">
            <w:r w:rsidRPr="001076FF">
              <w:rPr>
                <w:rFonts w:ascii="Open Sans" w:eastAsia="Open Sans" w:hAnsi="Open Sans" w:cs="Open Sans"/>
                <w:color w:val="000000"/>
                <w:sz w:val="24"/>
                <w:szCs w:val="24"/>
              </w:rPr>
              <w:delText>e</w:delText>
            </w:r>
          </w:del>
        </w:sdtContent>
      </w:sdt>
      <w:r w:rsidRPr="001076FF">
        <w:rPr>
          <w:rFonts w:ascii="Open Sans" w:eastAsia="Open Sans" w:hAnsi="Open Sans" w:cs="Open Sans"/>
          <w:color w:val="000000"/>
          <w:sz w:val="24"/>
          <w:szCs w:val="24"/>
        </w:rPr>
        <w:t xml:space="preserve"> the President</w:t>
      </w:r>
      <w:sdt>
        <w:sdtPr>
          <w:tag w:val="goog_rdk_2"/>
          <w:id w:val="2087713205"/>
        </w:sdtPr>
        <w:sdtContent>
          <w:del w:id="2" w:author="Pratik Patra" w:date="2021-09-15T14:49:00Z">
            <w:r w:rsidRPr="001076FF">
              <w:rPr>
                <w:rFonts w:ascii="Open Sans" w:eastAsia="Open Sans" w:hAnsi="Open Sans" w:cs="Open Sans"/>
                <w:color w:val="000000"/>
                <w:sz w:val="24"/>
                <w:szCs w:val="24"/>
              </w:rPr>
              <w:delText xml:space="preserve"> and the CEO of the organization</w:delText>
            </w:r>
          </w:del>
        </w:sdtContent>
      </w:sdt>
      <w:r w:rsidRPr="001076FF">
        <w:rPr>
          <w:rFonts w:ascii="Open Sans" w:eastAsia="Open Sans" w:hAnsi="Open Sans" w:cs="Open Sans"/>
          <w:color w:val="000000"/>
          <w:sz w:val="24"/>
          <w:szCs w:val="24"/>
        </w:rPr>
        <w:t>).</w:t>
      </w:r>
    </w:p>
    <w:p w14:paraId="44F63162" w14:textId="77777777" w:rsidR="00134C8B" w:rsidRDefault="00134C8B" w:rsidP="00134C8B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33D154DE" w14:textId="77777777" w:rsidR="00134C8B" w:rsidRDefault="00134C8B" w:rsidP="00134C8B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SQL code:</w:t>
      </w:r>
    </w:p>
    <w:p w14:paraId="00B1A171" w14:textId="77777777" w:rsidR="00134C8B" w:rsidRDefault="00134C8B" w:rsidP="00134C8B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585988CC" w14:textId="77777777" w:rsidR="001076FF" w:rsidRDefault="001076FF" w:rsidP="001076FF">
      <w:r>
        <w:t xml:space="preserve">SELECT </w:t>
      </w:r>
      <w:proofErr w:type="spellStart"/>
      <w:r>
        <w:t>m.EMP_ID</w:t>
      </w:r>
      <w:proofErr w:type="spellEnd"/>
      <w:r>
        <w:t xml:space="preserve">, </w:t>
      </w:r>
      <w:proofErr w:type="spellStart"/>
      <w:proofErr w:type="gramStart"/>
      <w:r>
        <w:t>m.FIRST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m.LAST_NAME</w:t>
      </w:r>
      <w:proofErr w:type="spellEnd"/>
      <w:r>
        <w:t xml:space="preserve">, </w:t>
      </w:r>
      <w:proofErr w:type="spellStart"/>
      <w:r>
        <w:t>m.ROLE,m.EXP</w:t>
      </w:r>
      <w:proofErr w:type="spellEnd"/>
      <w:r>
        <w:t xml:space="preserve">, </w:t>
      </w:r>
      <w:proofErr w:type="spellStart"/>
      <w:r>
        <w:t>m.DEPT</w:t>
      </w:r>
      <w:proofErr w:type="spellEnd"/>
      <w:r>
        <w:t>, COUNT(</w:t>
      </w:r>
      <w:proofErr w:type="spellStart"/>
      <w:r>
        <w:t>e.EMP_ID</w:t>
      </w:r>
      <w:proofErr w:type="spellEnd"/>
      <w:r>
        <w:t>) as "EMP_COUNT"</w:t>
      </w:r>
    </w:p>
    <w:p w14:paraId="7DE1CE40" w14:textId="77777777" w:rsidR="001076FF" w:rsidRDefault="001076FF" w:rsidP="001076FF">
      <w:r>
        <w:t xml:space="preserve">FROM </w:t>
      </w:r>
      <w:proofErr w:type="spellStart"/>
      <w:r>
        <w:t>scienceqtech.emp_record_table</w:t>
      </w:r>
      <w:proofErr w:type="spellEnd"/>
      <w:r>
        <w:t xml:space="preserve"> m</w:t>
      </w:r>
    </w:p>
    <w:p w14:paraId="5AB26CC7" w14:textId="77777777" w:rsidR="001076FF" w:rsidRDefault="001076FF" w:rsidP="001076FF">
      <w:r>
        <w:t xml:space="preserve">INNER JOIN </w:t>
      </w:r>
      <w:proofErr w:type="spellStart"/>
      <w:r>
        <w:t>scienceqtech.emp_record_table</w:t>
      </w:r>
      <w:proofErr w:type="spellEnd"/>
      <w:r>
        <w:t xml:space="preserve"> e</w:t>
      </w:r>
    </w:p>
    <w:p w14:paraId="0A03EE21" w14:textId="77777777" w:rsidR="001076FF" w:rsidRDefault="001076FF" w:rsidP="001076FF">
      <w:r>
        <w:t xml:space="preserve">ON </w:t>
      </w:r>
      <w:proofErr w:type="spellStart"/>
      <w:r>
        <w:t>m.EMP_ID</w:t>
      </w:r>
      <w:proofErr w:type="spellEnd"/>
      <w:r>
        <w:t xml:space="preserve"> = </w:t>
      </w:r>
      <w:proofErr w:type="spellStart"/>
      <w:proofErr w:type="gramStart"/>
      <w:r>
        <w:t>e.MANAGER</w:t>
      </w:r>
      <w:proofErr w:type="gramEnd"/>
      <w:r>
        <w:t>_ID</w:t>
      </w:r>
      <w:proofErr w:type="spellEnd"/>
    </w:p>
    <w:p w14:paraId="53D327AD" w14:textId="77777777" w:rsidR="001076FF" w:rsidRDefault="001076FF" w:rsidP="001076FF">
      <w:r>
        <w:t xml:space="preserve">AND </w:t>
      </w:r>
      <w:proofErr w:type="spellStart"/>
      <w:r>
        <w:t>e.EMP_</w:t>
      </w:r>
      <w:proofErr w:type="gramStart"/>
      <w:r>
        <w:t>ID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e.MANAGER_ID</w:t>
      </w:r>
      <w:proofErr w:type="spellEnd"/>
    </w:p>
    <w:p w14:paraId="66A600D2" w14:textId="77777777" w:rsidR="001076FF" w:rsidRDefault="001076FF" w:rsidP="001076FF">
      <w:r>
        <w:t xml:space="preserve">WHERE </w:t>
      </w:r>
      <w:proofErr w:type="spellStart"/>
      <w:proofErr w:type="gramStart"/>
      <w:r>
        <w:t>m.ROLE</w:t>
      </w:r>
      <w:proofErr w:type="spellEnd"/>
      <w:proofErr w:type="gramEnd"/>
      <w:r>
        <w:t xml:space="preserve"> IN ("MANAGER", "PRESIDENT", "CEO")</w:t>
      </w:r>
    </w:p>
    <w:p w14:paraId="097A647D" w14:textId="77777777" w:rsidR="001076FF" w:rsidRDefault="001076FF" w:rsidP="001076FF">
      <w:r>
        <w:t xml:space="preserve">GROUP BY </w:t>
      </w:r>
      <w:proofErr w:type="spellStart"/>
      <w:r>
        <w:t>m.EMP_ID</w:t>
      </w:r>
      <w:proofErr w:type="spellEnd"/>
      <w:r>
        <w:t xml:space="preserve">, </w:t>
      </w:r>
      <w:proofErr w:type="spellStart"/>
      <w:proofErr w:type="gramStart"/>
      <w:r>
        <w:t>m.FIRST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m.LAST_NAME</w:t>
      </w:r>
      <w:proofErr w:type="spellEnd"/>
      <w:r>
        <w:t xml:space="preserve">, </w:t>
      </w:r>
      <w:proofErr w:type="spellStart"/>
      <w:r>
        <w:t>m.ROLE</w:t>
      </w:r>
      <w:proofErr w:type="spellEnd"/>
      <w:r>
        <w:t xml:space="preserve">, </w:t>
      </w:r>
      <w:proofErr w:type="spellStart"/>
      <w:r>
        <w:t>m.EXP</w:t>
      </w:r>
      <w:proofErr w:type="spellEnd"/>
      <w:r>
        <w:t xml:space="preserve">, </w:t>
      </w:r>
      <w:proofErr w:type="spellStart"/>
      <w:r>
        <w:t>m.DEPT</w:t>
      </w:r>
      <w:proofErr w:type="spellEnd"/>
    </w:p>
    <w:p w14:paraId="3D977E78" w14:textId="376DCDFA" w:rsidR="00134C8B" w:rsidRDefault="001076FF" w:rsidP="001076FF">
      <w:r>
        <w:t xml:space="preserve">ORDER BY </w:t>
      </w:r>
      <w:proofErr w:type="spellStart"/>
      <w:r>
        <w:t>m.EMP_ID</w:t>
      </w:r>
      <w:proofErr w:type="spellEnd"/>
      <w:r>
        <w:t>;</w:t>
      </w:r>
    </w:p>
    <w:p w14:paraId="7AF65FEB" w14:textId="77777777" w:rsidR="001076FF" w:rsidRDefault="001076FF" w:rsidP="001076FF"/>
    <w:p w14:paraId="7EC953E3" w14:textId="77777777" w:rsidR="001076FF" w:rsidRDefault="001076FF" w:rsidP="001076FF"/>
    <w:p w14:paraId="0CA42D3F" w14:textId="77777777" w:rsidR="001076FF" w:rsidRDefault="001076FF" w:rsidP="001076F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688B82F6" w14:textId="77777777" w:rsidR="001076FF" w:rsidRDefault="001076FF" w:rsidP="001076FF"/>
    <w:p w14:paraId="700E70EC" w14:textId="6B81AB0A" w:rsidR="001076FF" w:rsidRDefault="001076FF" w:rsidP="001076FF">
      <w:r w:rsidRPr="001076FF">
        <w:drawing>
          <wp:inline distT="0" distB="0" distL="0" distR="0" wp14:anchorId="18DED674" wp14:editId="37D5E7B3">
            <wp:extent cx="5197290" cy="2629128"/>
            <wp:effectExtent l="0" t="0" r="3810" b="0"/>
            <wp:docPr id="213590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00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4170" w14:textId="77777777" w:rsidR="001076FF" w:rsidRDefault="001076FF" w:rsidP="001076FF"/>
    <w:p w14:paraId="073AED1C" w14:textId="77777777" w:rsidR="001076FF" w:rsidRDefault="001076FF" w:rsidP="001076FF">
      <w:pP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0DCCD6B" w14:textId="77777777" w:rsidR="001076FF" w:rsidRDefault="001076FF" w:rsidP="001076FF">
      <w:pP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F9241AF" w14:textId="77777777" w:rsidR="001076FF" w:rsidRDefault="001076FF" w:rsidP="001076FF">
      <w:pP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F9B0C0D" w14:textId="77777777" w:rsidR="001076FF" w:rsidRDefault="001076FF" w:rsidP="001076FF">
      <w:pP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339B91D9" w14:textId="77777777" w:rsidR="001076FF" w:rsidRDefault="001076FF" w:rsidP="001076FF">
      <w:pP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4FE34B3" w14:textId="77777777" w:rsidR="001076FF" w:rsidRDefault="001076FF" w:rsidP="001076FF">
      <w:pP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7FCFA9AE" w14:textId="77777777" w:rsidR="001076FF" w:rsidRPr="001076FF" w:rsidRDefault="001076FF" w:rsidP="001076FF">
      <w:pPr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F1E6C68" w14:textId="7880DFB4" w:rsidR="001076FF" w:rsidRPr="001076FF" w:rsidRDefault="001076FF" w:rsidP="001076FF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  <w:sz w:val="24"/>
          <w:szCs w:val="24"/>
        </w:rPr>
      </w:pPr>
      <w:r w:rsidRPr="001076FF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list down all the employees from the healthcare and finance d</w:t>
      </w:r>
      <w:sdt>
        <w:sdtPr>
          <w:tag w:val="goog_rdk_3"/>
          <w:id w:val="149491930"/>
        </w:sdtPr>
        <w:sdtContent>
          <w:ins w:id="3" w:author="Pratik Patra" w:date="2021-09-15T14:50:00Z">
            <w:r w:rsidRPr="001076FF">
              <w:rPr>
                <w:rFonts w:ascii="Open Sans" w:eastAsia="Open Sans" w:hAnsi="Open Sans" w:cs="Open Sans"/>
                <w:color w:val="000000"/>
                <w:sz w:val="24"/>
                <w:szCs w:val="24"/>
              </w:rPr>
              <w:t>epartment</w:t>
            </w:r>
          </w:ins>
        </w:sdtContent>
      </w:sdt>
      <w:sdt>
        <w:sdtPr>
          <w:tag w:val="goog_rdk_4"/>
          <w:id w:val="-708651649"/>
        </w:sdtPr>
        <w:sdtContent>
          <w:del w:id="4" w:author="Pratik Patra" w:date="2021-09-15T14:50:00Z">
            <w:r w:rsidRPr="001076FF">
              <w:rPr>
                <w:rFonts w:ascii="Open Sans" w:eastAsia="Open Sans" w:hAnsi="Open Sans" w:cs="Open Sans"/>
                <w:color w:val="000000"/>
                <w:sz w:val="24"/>
                <w:szCs w:val="24"/>
              </w:rPr>
              <w:delText>omain</w:delText>
            </w:r>
          </w:del>
        </w:sdtContent>
      </w:sdt>
      <w:r w:rsidRPr="001076FF">
        <w:rPr>
          <w:rFonts w:ascii="Open Sans" w:eastAsia="Open Sans" w:hAnsi="Open Sans" w:cs="Open Sans"/>
          <w:color w:val="000000"/>
          <w:sz w:val="24"/>
          <w:szCs w:val="24"/>
        </w:rPr>
        <w:t xml:space="preserve"> using union. Take data from the employee record table.</w:t>
      </w:r>
    </w:p>
    <w:p w14:paraId="6D319211" w14:textId="77777777" w:rsidR="001076FF" w:rsidRDefault="001076FF" w:rsidP="001076FF">
      <w:pPr>
        <w:ind w:left="720"/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1BD9089" w14:textId="77777777" w:rsidR="001076FF" w:rsidRDefault="001076FF" w:rsidP="001076F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SQL code:</w:t>
      </w:r>
    </w:p>
    <w:p w14:paraId="005EA314" w14:textId="77777777" w:rsidR="001076FF" w:rsidRDefault="001076FF" w:rsidP="001076F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 </w:t>
      </w:r>
    </w:p>
    <w:p w14:paraId="30E0D30F" w14:textId="77777777" w:rsidR="001076FF" w:rsidRDefault="001076FF" w:rsidP="001076FF">
      <w:r>
        <w:t>SELECT EMP_</w:t>
      </w:r>
      <w:proofErr w:type="gramStart"/>
      <w:r>
        <w:t>ID,FIRST</w:t>
      </w:r>
      <w:proofErr w:type="gramEnd"/>
      <w:r>
        <w:t xml:space="preserve">_NAME,DEPT FROM </w:t>
      </w:r>
      <w:proofErr w:type="spellStart"/>
      <w:r>
        <w:t>emp_record_table</w:t>
      </w:r>
      <w:proofErr w:type="spellEnd"/>
      <w:r>
        <w:t xml:space="preserve"> WHERE DEPT="HEALTHCARE"</w:t>
      </w:r>
    </w:p>
    <w:p w14:paraId="3C0DA384" w14:textId="77777777" w:rsidR="001076FF" w:rsidRDefault="001076FF" w:rsidP="001076FF">
      <w:r>
        <w:t>UNION</w:t>
      </w:r>
    </w:p>
    <w:p w14:paraId="5E8C706B" w14:textId="7246DA37" w:rsidR="001076FF" w:rsidRDefault="001076FF" w:rsidP="001076FF">
      <w:r>
        <w:t>SELECT EMP_</w:t>
      </w:r>
      <w:proofErr w:type="gramStart"/>
      <w:r>
        <w:t>ID,FIRST</w:t>
      </w:r>
      <w:proofErr w:type="gramEnd"/>
      <w:r>
        <w:t xml:space="preserve">_NAME,DEPT FROM </w:t>
      </w:r>
      <w:proofErr w:type="spellStart"/>
      <w:r>
        <w:t>emp_record_table</w:t>
      </w:r>
      <w:proofErr w:type="spellEnd"/>
      <w:r>
        <w:t xml:space="preserve"> WHERE DEPT="FINANCE";</w:t>
      </w:r>
    </w:p>
    <w:p w14:paraId="04AF5ABE" w14:textId="77777777" w:rsidR="001076FF" w:rsidRDefault="001076FF" w:rsidP="001076FF"/>
    <w:p w14:paraId="5FE4B8DA" w14:textId="77777777" w:rsidR="001076FF" w:rsidRDefault="001076FF" w:rsidP="001076FF"/>
    <w:p w14:paraId="6A0212A7" w14:textId="77777777" w:rsidR="001076FF" w:rsidRDefault="001076FF" w:rsidP="001076F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2A51D8FD" w14:textId="77777777" w:rsidR="001076FF" w:rsidRDefault="001076FF" w:rsidP="001076FF"/>
    <w:p w14:paraId="4B6B281A" w14:textId="08363BFE" w:rsidR="001076FF" w:rsidRDefault="001076FF" w:rsidP="001076FF">
      <w:r w:rsidRPr="001076FF">
        <w:drawing>
          <wp:inline distT="0" distB="0" distL="0" distR="0" wp14:anchorId="23A83E5D" wp14:editId="16E75474">
            <wp:extent cx="6210300" cy="4312920"/>
            <wp:effectExtent l="0" t="0" r="0" b="0"/>
            <wp:docPr id="1578697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975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2368" cy="432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A5A5" w14:textId="77777777" w:rsidR="001076FF" w:rsidRDefault="001076FF" w:rsidP="001076FF"/>
    <w:p w14:paraId="7B193385" w14:textId="77777777" w:rsidR="001076FF" w:rsidRDefault="001076FF" w:rsidP="001076FF"/>
    <w:p w14:paraId="2496C6A0" w14:textId="77777777" w:rsidR="001076FF" w:rsidRDefault="001076FF" w:rsidP="001076FF"/>
    <w:p w14:paraId="2F214432" w14:textId="77777777" w:rsidR="001076FF" w:rsidRDefault="001076FF" w:rsidP="001076FF"/>
    <w:p w14:paraId="3F105F5C" w14:textId="77777777" w:rsidR="001076FF" w:rsidRDefault="001076FF" w:rsidP="001076FF"/>
    <w:p w14:paraId="62CE4BB1" w14:textId="77777777" w:rsidR="001076FF" w:rsidRDefault="001076FF" w:rsidP="001076FF"/>
    <w:p w14:paraId="416001C2" w14:textId="77777777" w:rsidR="001076FF" w:rsidRDefault="001076FF" w:rsidP="001076FF"/>
    <w:p w14:paraId="76D013D2" w14:textId="7EF81BE5" w:rsidR="001076FF" w:rsidRPr="001076FF" w:rsidRDefault="001076FF" w:rsidP="001076FF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  <w:sz w:val="24"/>
          <w:szCs w:val="24"/>
        </w:rPr>
      </w:pPr>
      <w:r w:rsidRPr="001076FF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27955F58" w14:textId="77777777" w:rsidR="001076FF" w:rsidRDefault="001076FF" w:rsidP="001076FF">
      <w:pPr>
        <w:ind w:left="360"/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287776C8" w14:textId="77777777" w:rsidR="001076FF" w:rsidRDefault="001076FF" w:rsidP="001076F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SQL code:</w:t>
      </w:r>
    </w:p>
    <w:p w14:paraId="0A1498E5" w14:textId="77777777" w:rsidR="001076FF" w:rsidRDefault="001076FF" w:rsidP="001076F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C37748F" w14:textId="77777777" w:rsidR="001076FF" w:rsidRDefault="001076FF" w:rsidP="001076FF">
      <w:r>
        <w:t>SELECT m.EMP_</w:t>
      </w:r>
      <w:proofErr w:type="gramStart"/>
      <w:r>
        <w:t>ID,m</w:t>
      </w:r>
      <w:proofErr w:type="gramEnd"/>
      <w:r>
        <w:t>.FIRST_NAME,m.LAST_NAME,m.ROLE,m.DEPT,m.EMP_RATING,MAX(m.EMP_RATING)</w:t>
      </w:r>
    </w:p>
    <w:p w14:paraId="267F94DA" w14:textId="77777777" w:rsidR="001076FF" w:rsidRDefault="001076FF" w:rsidP="001076FF">
      <w:proofErr w:type="gramStart"/>
      <w:r>
        <w:t>OVER(</w:t>
      </w:r>
      <w:proofErr w:type="gramEnd"/>
      <w:r>
        <w:t xml:space="preserve">PARTITION BY </w:t>
      </w:r>
      <w:proofErr w:type="spellStart"/>
      <w:r>
        <w:t>m.DEPT</w:t>
      </w:r>
      <w:proofErr w:type="spellEnd"/>
      <w:r>
        <w:t>)</w:t>
      </w:r>
    </w:p>
    <w:p w14:paraId="077E2F43" w14:textId="77777777" w:rsidR="001076FF" w:rsidRDefault="001076FF" w:rsidP="001076FF">
      <w:r>
        <w:t xml:space="preserve">AS "MAX_DEPT_RATING" </w:t>
      </w:r>
    </w:p>
    <w:p w14:paraId="0EE7DC6F" w14:textId="77777777" w:rsidR="001076FF" w:rsidRDefault="001076FF" w:rsidP="001076FF">
      <w:r>
        <w:t xml:space="preserve">FROM </w:t>
      </w:r>
      <w:proofErr w:type="spellStart"/>
      <w:r>
        <w:t>emp_record_table</w:t>
      </w:r>
      <w:proofErr w:type="spellEnd"/>
      <w:r>
        <w:t xml:space="preserve"> m</w:t>
      </w:r>
    </w:p>
    <w:p w14:paraId="7A81E232" w14:textId="70003F8D" w:rsidR="001076FF" w:rsidRDefault="001076FF" w:rsidP="001076FF">
      <w:r>
        <w:t>order by EMP_RATING;</w:t>
      </w:r>
    </w:p>
    <w:p w14:paraId="234F271D" w14:textId="77777777" w:rsidR="001076FF" w:rsidRDefault="001076FF" w:rsidP="001076FF"/>
    <w:p w14:paraId="248B4A17" w14:textId="77777777" w:rsidR="001076FF" w:rsidRDefault="001076FF" w:rsidP="001076FF"/>
    <w:p w14:paraId="0EA62B33" w14:textId="77777777" w:rsidR="001076FF" w:rsidRDefault="001076FF" w:rsidP="001076F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17D40B03" w14:textId="77777777" w:rsidR="001076FF" w:rsidRDefault="001076FF" w:rsidP="001076FF"/>
    <w:p w14:paraId="7C4CACBA" w14:textId="77777777" w:rsidR="001076FF" w:rsidRDefault="001076FF" w:rsidP="001076FF"/>
    <w:p w14:paraId="3C4A44FE" w14:textId="5BA5924C" w:rsidR="001076FF" w:rsidRDefault="001076FF" w:rsidP="001076FF">
      <w:r w:rsidRPr="001076FF">
        <w:drawing>
          <wp:inline distT="0" distB="0" distL="0" distR="0" wp14:anchorId="79EA5349" wp14:editId="2E78B093">
            <wp:extent cx="6073140" cy="4427220"/>
            <wp:effectExtent l="0" t="0" r="3810" b="0"/>
            <wp:docPr id="61416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698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AA77" w14:textId="77777777" w:rsidR="001076FF" w:rsidRDefault="001076FF" w:rsidP="001076FF"/>
    <w:p w14:paraId="3F22FD09" w14:textId="77777777" w:rsidR="001076FF" w:rsidRDefault="001076FF" w:rsidP="001076FF"/>
    <w:p w14:paraId="0A20616F" w14:textId="553F5972" w:rsidR="00266B2F" w:rsidRPr="00266B2F" w:rsidRDefault="00266B2F" w:rsidP="00266B2F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  <w:sz w:val="24"/>
          <w:szCs w:val="24"/>
        </w:rPr>
      </w:pPr>
      <w:r w:rsidRPr="00266B2F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calculate the minimum and the maximum salary of the employees in each role. Take data from the employee record table.</w:t>
      </w:r>
    </w:p>
    <w:p w14:paraId="17469041" w14:textId="77777777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yellow"/>
        </w:rPr>
      </w:pPr>
    </w:p>
    <w:p w14:paraId="0918D88C" w14:textId="77777777" w:rsidR="00266B2F" w:rsidRDefault="00266B2F" w:rsidP="00266B2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SQL code:</w:t>
      </w:r>
    </w:p>
    <w:p w14:paraId="63192ADB" w14:textId="77777777" w:rsidR="00266B2F" w:rsidRP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266B2F">
        <w:rPr>
          <w:rFonts w:ascii="Open Sans" w:eastAsia="Open Sans" w:hAnsi="Open Sans" w:cs="Open Sans"/>
          <w:color w:val="3F3F3F"/>
          <w:sz w:val="24"/>
          <w:szCs w:val="24"/>
        </w:rPr>
        <w:t xml:space="preserve">SELECT DISTINCT(ROLE), MAX(SALARY) </w:t>
      </w:r>
    </w:p>
    <w:p w14:paraId="578DFE08" w14:textId="77777777" w:rsidR="00266B2F" w:rsidRP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266B2F">
        <w:rPr>
          <w:rFonts w:ascii="Open Sans" w:eastAsia="Open Sans" w:hAnsi="Open Sans" w:cs="Open Sans"/>
          <w:color w:val="3F3F3F"/>
          <w:sz w:val="24"/>
          <w:szCs w:val="24"/>
        </w:rPr>
        <w:t xml:space="preserve">OVER (PARTITION BY ROLE) MAX_SALARY, MIN(SALARY) </w:t>
      </w:r>
    </w:p>
    <w:p w14:paraId="7D575703" w14:textId="77777777" w:rsidR="00266B2F" w:rsidRP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266B2F">
        <w:rPr>
          <w:rFonts w:ascii="Open Sans" w:eastAsia="Open Sans" w:hAnsi="Open Sans" w:cs="Open Sans"/>
          <w:color w:val="3F3F3F"/>
          <w:sz w:val="24"/>
          <w:szCs w:val="24"/>
        </w:rPr>
        <w:t xml:space="preserve">OVER (PARTITION BY ROLE) MIN_SALARY </w:t>
      </w:r>
    </w:p>
    <w:p w14:paraId="1938188D" w14:textId="1AB213B1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266B2F">
        <w:rPr>
          <w:rFonts w:ascii="Open Sans" w:eastAsia="Open Sans" w:hAnsi="Open Sans" w:cs="Open Sans"/>
          <w:color w:val="3F3F3F"/>
          <w:sz w:val="24"/>
          <w:szCs w:val="24"/>
        </w:rPr>
        <w:t xml:space="preserve">FROM </w:t>
      </w:r>
      <w:proofErr w:type="spellStart"/>
      <w:r w:rsidRPr="00266B2F">
        <w:rPr>
          <w:rFonts w:ascii="Open Sans" w:eastAsia="Open Sans" w:hAnsi="Open Sans" w:cs="Open Sans"/>
          <w:color w:val="3F3F3F"/>
          <w:sz w:val="24"/>
          <w:szCs w:val="24"/>
        </w:rPr>
        <w:t>scienceqtech.emp_record_table</w:t>
      </w:r>
      <w:proofErr w:type="spellEnd"/>
      <w:r w:rsidRPr="00266B2F">
        <w:rPr>
          <w:rFonts w:ascii="Open Sans" w:eastAsia="Open Sans" w:hAnsi="Open Sans" w:cs="Open Sans"/>
          <w:color w:val="3F3F3F"/>
          <w:sz w:val="24"/>
          <w:szCs w:val="24"/>
        </w:rPr>
        <w:t>;</w:t>
      </w:r>
    </w:p>
    <w:p w14:paraId="64F4CCC2" w14:textId="77777777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CF1E154" w14:textId="77777777" w:rsidR="00266B2F" w:rsidRDefault="00266B2F" w:rsidP="00266B2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66DB09B2" w14:textId="77777777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7AC8EBF2" w14:textId="0E70581A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 w:rsidRPr="00266B2F">
        <w:rPr>
          <w:rFonts w:ascii="Open Sans" w:eastAsia="Open Sans" w:hAnsi="Open Sans" w:cs="Open Sans"/>
          <w:color w:val="3F3F3F"/>
          <w:sz w:val="24"/>
          <w:szCs w:val="24"/>
        </w:rPr>
        <w:drawing>
          <wp:inline distT="0" distB="0" distL="0" distR="0" wp14:anchorId="52443ACE" wp14:editId="4ACEE043">
            <wp:extent cx="5731510" cy="3139440"/>
            <wp:effectExtent l="0" t="0" r="2540" b="3810"/>
            <wp:docPr id="30355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516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6C13" w14:textId="77777777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CF912B0" w14:textId="77777777" w:rsidR="00596F60" w:rsidRDefault="00596F60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9E1E4A9" w14:textId="77777777" w:rsidR="00596F60" w:rsidRDefault="00596F60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C540748" w14:textId="77777777" w:rsidR="00596F60" w:rsidRDefault="00596F60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259BE42" w14:textId="77777777" w:rsidR="00596F60" w:rsidRDefault="00596F60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5B8FC80" w14:textId="77777777" w:rsidR="00596F60" w:rsidRDefault="00596F60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6AACA57C" w14:textId="77777777" w:rsidR="00596F60" w:rsidRDefault="00596F60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73210F90" w14:textId="77777777" w:rsidR="00596F60" w:rsidRDefault="00596F60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7BA35555" w14:textId="77777777" w:rsidR="00596F60" w:rsidRDefault="00596F60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70524726" w14:textId="77777777" w:rsidR="00596F60" w:rsidRDefault="00596F60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E87A778" w14:textId="41AEB2AF" w:rsidR="00266B2F" w:rsidRPr="00266B2F" w:rsidRDefault="00266B2F" w:rsidP="00266B2F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  <w:sz w:val="24"/>
          <w:szCs w:val="24"/>
        </w:rPr>
      </w:pPr>
      <w:r w:rsidRPr="00266B2F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assign ranks to each employee based on their experience. Take data from the employee record table.</w:t>
      </w:r>
    </w:p>
    <w:p w14:paraId="25306443" w14:textId="77777777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C83249F" w14:textId="77777777" w:rsidR="00266B2F" w:rsidRDefault="00266B2F" w:rsidP="00266B2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SQL code:</w:t>
      </w:r>
    </w:p>
    <w:p w14:paraId="2E63E136" w14:textId="77777777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4A8E8A1C" w14:textId="7DB81579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</w:rPr>
      </w:pPr>
      <w:r w:rsidRPr="00266B2F">
        <w:rPr>
          <w:rFonts w:ascii="Open Sans" w:eastAsia="Open Sans" w:hAnsi="Open Sans" w:cs="Open Sans"/>
          <w:color w:val="3F3F3F"/>
          <w:sz w:val="24"/>
          <w:szCs w:val="24"/>
        </w:rPr>
        <w:t>SELECT FIRST_</w:t>
      </w:r>
      <w:proofErr w:type="gramStart"/>
      <w:r w:rsidRPr="00266B2F">
        <w:rPr>
          <w:rFonts w:ascii="Open Sans" w:eastAsia="Open Sans" w:hAnsi="Open Sans" w:cs="Open Sans"/>
          <w:color w:val="3F3F3F"/>
          <w:sz w:val="24"/>
          <w:szCs w:val="24"/>
        </w:rPr>
        <w:t>NAME,LAST</w:t>
      </w:r>
      <w:proofErr w:type="gramEnd"/>
      <w:r w:rsidRPr="00266B2F">
        <w:rPr>
          <w:rFonts w:ascii="Open Sans" w:eastAsia="Open Sans" w:hAnsi="Open Sans" w:cs="Open Sans"/>
          <w:color w:val="3F3F3F"/>
          <w:sz w:val="24"/>
          <w:szCs w:val="24"/>
        </w:rPr>
        <w:t xml:space="preserve">_NAME, EXP,RANK() over(order by EXP DESC) AS RNK ,DENSE_RANK() OVER (ORDER BY EXP) AS DN_RANK FROM </w:t>
      </w:r>
      <w:proofErr w:type="spellStart"/>
      <w:r w:rsidRPr="00266B2F">
        <w:rPr>
          <w:rFonts w:ascii="Open Sans" w:eastAsia="Open Sans" w:hAnsi="Open Sans" w:cs="Open Sans"/>
          <w:color w:val="3F3F3F"/>
          <w:sz w:val="24"/>
          <w:szCs w:val="24"/>
        </w:rPr>
        <w:t>emp_record_table</w:t>
      </w:r>
      <w:proofErr w:type="spellEnd"/>
      <w:r w:rsidRPr="00266B2F">
        <w:rPr>
          <w:rFonts w:ascii="Open Sans" w:eastAsia="Open Sans" w:hAnsi="Open Sans" w:cs="Open Sans"/>
          <w:color w:val="3F3F3F"/>
          <w:sz w:val="24"/>
          <w:szCs w:val="24"/>
        </w:rPr>
        <w:t xml:space="preserve"> ;</w:t>
      </w:r>
    </w:p>
    <w:p w14:paraId="5E9FB4CF" w14:textId="77777777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B7FC35F" w14:textId="3F9163E0" w:rsidR="00266B2F" w:rsidRDefault="00266B2F" w:rsidP="00266B2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58C92600" w14:textId="77777777" w:rsidR="00FC3A20" w:rsidRDefault="00FC3A20" w:rsidP="00266B2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69D3C036" w14:textId="77777777" w:rsidR="00FC3A20" w:rsidRPr="00266B2F" w:rsidRDefault="00FC3A20" w:rsidP="00266B2F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7FC91F50" w14:textId="7339F88D" w:rsidR="00266B2F" w:rsidRDefault="00266B2F" w:rsidP="00266B2F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  <w:r w:rsidRPr="00266B2F">
        <w:rPr>
          <w:rFonts w:ascii="Open Sans" w:eastAsia="Open Sans" w:hAnsi="Open Sans" w:cs="Open Sans"/>
          <w:color w:val="3F3F3F"/>
          <w:sz w:val="24"/>
          <w:szCs w:val="24"/>
        </w:rPr>
        <w:drawing>
          <wp:inline distT="0" distB="0" distL="0" distR="0" wp14:anchorId="12012C3E" wp14:editId="56CE8170">
            <wp:extent cx="5608320" cy="4465320"/>
            <wp:effectExtent l="0" t="0" r="0" b="0"/>
            <wp:docPr id="5985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908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825" cy="44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2053" w14:textId="77777777" w:rsidR="001076FF" w:rsidRDefault="001076FF" w:rsidP="001076FF"/>
    <w:p w14:paraId="3097407B" w14:textId="77777777" w:rsidR="001076FF" w:rsidRDefault="001076FF" w:rsidP="001076FF"/>
    <w:p w14:paraId="28FBE7B3" w14:textId="77777777" w:rsidR="001076FF" w:rsidRDefault="001076FF" w:rsidP="001076FF"/>
    <w:p w14:paraId="15EA7904" w14:textId="77777777" w:rsidR="00596F60" w:rsidRDefault="00596F60" w:rsidP="001076FF"/>
    <w:p w14:paraId="38AA2032" w14:textId="77777777" w:rsidR="00FC3A20" w:rsidRDefault="00FC3A20" w:rsidP="001076FF"/>
    <w:p w14:paraId="02199DD9" w14:textId="77777777" w:rsidR="00596F60" w:rsidRDefault="00596F60" w:rsidP="001076FF"/>
    <w:p w14:paraId="3A8F13F7" w14:textId="247F68E6" w:rsidR="00266B2F" w:rsidRPr="00266B2F" w:rsidRDefault="00266B2F" w:rsidP="00266B2F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  <w:sz w:val="24"/>
          <w:szCs w:val="24"/>
        </w:rPr>
      </w:pPr>
      <w:r w:rsidRPr="00266B2F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create a view that displays employees in various countries whose salary is more than six thousand. Take data from the employee record table.</w:t>
      </w:r>
    </w:p>
    <w:p w14:paraId="1DFDCC24" w14:textId="77777777" w:rsidR="00266B2F" w:rsidRDefault="00266B2F" w:rsidP="00266B2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2C8D39A7" w14:textId="77777777" w:rsidR="00266B2F" w:rsidRDefault="00266B2F" w:rsidP="00266B2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 xml:space="preserve">SQL code: </w:t>
      </w:r>
    </w:p>
    <w:p w14:paraId="40E97477" w14:textId="77777777" w:rsidR="00266B2F" w:rsidRDefault="00266B2F" w:rsidP="00266B2F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6E1A85C3" w14:textId="77777777" w:rsidR="00580E44" w:rsidRDefault="00580E44" w:rsidP="00580E44">
      <w:r>
        <w:t>CREATE VIEW RECORD1 AS</w:t>
      </w:r>
    </w:p>
    <w:p w14:paraId="0A8A725E" w14:textId="77777777" w:rsidR="00580E44" w:rsidRDefault="00580E44" w:rsidP="00580E44">
      <w:r>
        <w:t>SELECT EMP_</w:t>
      </w:r>
      <w:proofErr w:type="gramStart"/>
      <w:r>
        <w:t>ID,FIRST</w:t>
      </w:r>
      <w:proofErr w:type="gramEnd"/>
      <w:r>
        <w:t xml:space="preserve">_NAME,LAST_NAME,COUNTRY,SALARY FROM </w:t>
      </w:r>
      <w:proofErr w:type="spellStart"/>
      <w:r>
        <w:t>scienceqtech.emp_record_table</w:t>
      </w:r>
      <w:proofErr w:type="spellEnd"/>
      <w:r>
        <w:t xml:space="preserve"> WHERE SALARY&gt;6000; </w:t>
      </w:r>
    </w:p>
    <w:p w14:paraId="7C52429B" w14:textId="77777777" w:rsidR="00580E44" w:rsidRDefault="00580E44" w:rsidP="00580E44"/>
    <w:p w14:paraId="0F0523F7" w14:textId="7AD238EE" w:rsidR="00266B2F" w:rsidRDefault="00580E44" w:rsidP="00580E44">
      <w:r>
        <w:t>select * FROM RECORD1;</w:t>
      </w:r>
    </w:p>
    <w:p w14:paraId="1CA1A619" w14:textId="77777777" w:rsidR="00580E44" w:rsidRDefault="00580E44" w:rsidP="00580E44"/>
    <w:p w14:paraId="1B699A5A" w14:textId="77777777" w:rsidR="00580E44" w:rsidRPr="00266B2F" w:rsidRDefault="00580E44" w:rsidP="00580E44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0EE56F97" w14:textId="77777777" w:rsidR="00580E44" w:rsidRDefault="00580E44" w:rsidP="00580E44"/>
    <w:p w14:paraId="3999307D" w14:textId="5A292A1C" w:rsidR="00580E44" w:rsidRDefault="00580E44" w:rsidP="00580E44">
      <w:r w:rsidRPr="00580E44">
        <w:drawing>
          <wp:inline distT="0" distB="0" distL="0" distR="0" wp14:anchorId="78415C78" wp14:editId="42885989">
            <wp:extent cx="5631180" cy="4594860"/>
            <wp:effectExtent l="0" t="0" r="7620" b="0"/>
            <wp:docPr id="186006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60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1676" cy="45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C991" w14:textId="77777777" w:rsidR="00FC3A20" w:rsidRDefault="00FC3A20" w:rsidP="00580E44"/>
    <w:p w14:paraId="31D285D6" w14:textId="77777777" w:rsidR="00FC3A20" w:rsidRDefault="00FC3A20" w:rsidP="00580E44"/>
    <w:p w14:paraId="665CC524" w14:textId="77777777" w:rsidR="00FC3A20" w:rsidRDefault="00FC3A20" w:rsidP="00580E44"/>
    <w:p w14:paraId="00F551E3" w14:textId="77777777" w:rsidR="00FC3A20" w:rsidRDefault="00FC3A20" w:rsidP="00580E44"/>
    <w:p w14:paraId="24BFE874" w14:textId="77777777" w:rsidR="00FC3A20" w:rsidRDefault="00FC3A20" w:rsidP="00580E44"/>
    <w:p w14:paraId="746E5A74" w14:textId="1A651646" w:rsidR="00580E44" w:rsidRPr="00580E44" w:rsidRDefault="00580E44" w:rsidP="00580E44">
      <w:pPr>
        <w:pStyle w:val="ListParagraph"/>
        <w:numPr>
          <w:ilvl w:val="0"/>
          <w:numId w:val="9"/>
        </w:num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 w:rsidRPr="00580E44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nested query to find employees with experience of more than ten years. Take data from the employee record table.</w:t>
      </w:r>
    </w:p>
    <w:p w14:paraId="489118D7" w14:textId="77777777" w:rsidR="00580E44" w:rsidRDefault="00580E44" w:rsidP="00580E4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0172BDF6" w14:textId="77777777" w:rsidR="00580E44" w:rsidRDefault="00580E44" w:rsidP="00580E4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</w:rPr>
        <w:t>SQL code:</w:t>
      </w:r>
    </w:p>
    <w:p w14:paraId="29EE2F48" w14:textId="77777777" w:rsidR="00580E44" w:rsidRDefault="00580E44" w:rsidP="00580E4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437B6077" w14:textId="77777777" w:rsidR="00580E44" w:rsidRDefault="00580E44" w:rsidP="00580E44">
      <w:r>
        <w:t>SELECT EMP_</w:t>
      </w:r>
      <w:proofErr w:type="gramStart"/>
      <w:r>
        <w:t>ID,FIRST</w:t>
      </w:r>
      <w:proofErr w:type="gramEnd"/>
      <w:r>
        <w:t xml:space="preserve">_NAME,LAST_NAME,GENDER,DEPT,EXP FROM </w:t>
      </w:r>
      <w:proofErr w:type="spellStart"/>
      <w:r>
        <w:t>emp_record_table</w:t>
      </w:r>
      <w:proofErr w:type="spellEnd"/>
      <w:r>
        <w:t xml:space="preserve"> </w:t>
      </w:r>
    </w:p>
    <w:p w14:paraId="4D9A9F5D" w14:textId="6F307ECF" w:rsidR="00580E44" w:rsidRDefault="00580E44" w:rsidP="00580E44">
      <w:r>
        <w:t xml:space="preserve">WHERE EMP_ID IN (SELECT MANAGER_ID FROM </w:t>
      </w:r>
      <w:proofErr w:type="spellStart"/>
      <w:r>
        <w:t>emp_record_table</w:t>
      </w:r>
      <w:proofErr w:type="spellEnd"/>
      <w:proofErr w:type="gramStart"/>
      <w:r>
        <w:t>) ;</w:t>
      </w:r>
      <w:proofErr w:type="gramEnd"/>
    </w:p>
    <w:p w14:paraId="6B3B3A2C" w14:textId="77777777" w:rsidR="00580E44" w:rsidRDefault="00580E44" w:rsidP="00580E44"/>
    <w:p w14:paraId="13E6C4A5" w14:textId="77777777" w:rsidR="00580E44" w:rsidRPr="00266B2F" w:rsidRDefault="00580E44" w:rsidP="00580E44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1712A41E" w14:textId="77777777" w:rsidR="00580E44" w:rsidRDefault="00580E44" w:rsidP="00580E44"/>
    <w:p w14:paraId="73727204" w14:textId="77777777" w:rsidR="00552ACA" w:rsidRDefault="00552ACA" w:rsidP="00580E44"/>
    <w:p w14:paraId="082F268E" w14:textId="15AE86F3" w:rsidR="00580E44" w:rsidRDefault="00580E44" w:rsidP="00580E44">
      <w:r w:rsidRPr="00580E44">
        <w:drawing>
          <wp:inline distT="0" distB="0" distL="0" distR="0" wp14:anchorId="64FBC17D" wp14:editId="7F5787CF">
            <wp:extent cx="5638800" cy="4213860"/>
            <wp:effectExtent l="0" t="0" r="0" b="0"/>
            <wp:docPr id="161158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587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290" cy="421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73E" w14:textId="77777777" w:rsidR="00552ACA" w:rsidRDefault="00552ACA" w:rsidP="00552ACA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9EA0BCB" w14:textId="77777777" w:rsidR="00552ACA" w:rsidRDefault="00552ACA" w:rsidP="00552ACA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6CC76E00" w14:textId="77777777" w:rsidR="00552ACA" w:rsidRDefault="00552ACA" w:rsidP="00552ACA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9FB4C9B" w14:textId="77777777" w:rsidR="00FC3A20" w:rsidRDefault="00FC3A20" w:rsidP="00552ACA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30679B0" w14:textId="77777777" w:rsidR="00FC3A20" w:rsidRDefault="00FC3A20" w:rsidP="00552ACA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545F529C" w14:textId="77777777" w:rsidR="00FC3A20" w:rsidRDefault="00FC3A20" w:rsidP="00552ACA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248064AD" w14:textId="77777777" w:rsidR="00FC3A20" w:rsidRDefault="00FC3A20" w:rsidP="00552ACA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4757EE37" w14:textId="77777777" w:rsidR="00FC3A20" w:rsidRDefault="00FC3A20" w:rsidP="00552ACA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109F3CFD" w14:textId="77777777" w:rsidR="00552ACA" w:rsidRDefault="00552ACA" w:rsidP="00552ACA">
      <w:p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8C58B3A" w14:textId="0AE5F036" w:rsidR="00580E44" w:rsidRPr="00552ACA" w:rsidRDefault="00580E44" w:rsidP="00552ACA">
      <w:pPr>
        <w:pStyle w:val="ListParagraph"/>
        <w:numPr>
          <w:ilvl w:val="0"/>
          <w:numId w:val="9"/>
        </w:numPr>
        <w:spacing w:line="240" w:lineRule="auto"/>
        <w:rPr>
          <w:rFonts w:ascii="Open Sans" w:eastAsia="Open Sans" w:hAnsi="Open Sans" w:cs="Open Sans"/>
          <w:color w:val="000000"/>
          <w:sz w:val="24"/>
          <w:szCs w:val="24"/>
        </w:rPr>
      </w:pPr>
      <w:r w:rsidRPr="00552ACA"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Write a query to create a stored procedure to retrieve the details of the employees whose experience is more than three years. Take data from the employee record table.</w:t>
      </w:r>
    </w:p>
    <w:p w14:paraId="1D7ADAC8" w14:textId="77777777" w:rsidR="00580E44" w:rsidRDefault="00580E44" w:rsidP="00580E44">
      <w:pPr>
        <w:spacing w:line="240" w:lineRule="auto"/>
        <w:ind w:left="720"/>
        <w:rPr>
          <w:rFonts w:ascii="Open Sans" w:eastAsia="Open Sans" w:hAnsi="Open Sans" w:cs="Open Sans"/>
          <w:color w:val="000000"/>
          <w:sz w:val="24"/>
          <w:szCs w:val="24"/>
        </w:rPr>
      </w:pPr>
    </w:p>
    <w:p w14:paraId="0D27F2AA" w14:textId="77777777" w:rsidR="00580E44" w:rsidRDefault="00580E44" w:rsidP="00580E44">
      <w:pPr>
        <w:rPr>
          <w:rFonts w:ascii="Open Sans" w:eastAsia="Open Sans" w:hAnsi="Open Sans" w:cs="Open Sans"/>
          <w:b/>
          <w:color w:val="3F3F3F"/>
          <w:sz w:val="24"/>
          <w:szCs w:val="24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SQL code: </w:t>
      </w:r>
    </w:p>
    <w:p w14:paraId="50952C96" w14:textId="77777777" w:rsidR="00580E44" w:rsidRDefault="00580E44" w:rsidP="00580E44">
      <w:pPr>
        <w:ind w:left="720"/>
        <w:rPr>
          <w:rFonts w:ascii="Open Sans" w:eastAsia="Open Sans" w:hAnsi="Open Sans" w:cs="Open Sans"/>
          <w:b/>
          <w:color w:val="3F3F3F"/>
          <w:sz w:val="24"/>
          <w:szCs w:val="24"/>
        </w:rPr>
      </w:pPr>
    </w:p>
    <w:p w14:paraId="43B65AEC" w14:textId="77777777" w:rsidR="00580E44" w:rsidRDefault="00580E44" w:rsidP="00580E44">
      <w:r>
        <w:t>DELIMITER //</w:t>
      </w:r>
    </w:p>
    <w:p w14:paraId="45CAF81C" w14:textId="77777777" w:rsidR="00580E44" w:rsidRDefault="00580E44" w:rsidP="00580E44">
      <w:r>
        <w:t>CREATE PROCEDURE Get_Employee_Details1()</w:t>
      </w:r>
    </w:p>
    <w:p w14:paraId="169D24FD" w14:textId="77777777" w:rsidR="00580E44" w:rsidRDefault="00580E44" w:rsidP="00580E44">
      <w:r>
        <w:t>BEGIN</w:t>
      </w:r>
    </w:p>
    <w:p w14:paraId="25A0B715" w14:textId="77777777" w:rsidR="00580E44" w:rsidRDefault="00580E44" w:rsidP="00580E44"/>
    <w:p w14:paraId="219C6ACF" w14:textId="77777777" w:rsidR="00580E44" w:rsidRDefault="00580E44" w:rsidP="00580E44">
      <w:r>
        <w:t>SELECT EMP_</w:t>
      </w:r>
      <w:proofErr w:type="gramStart"/>
      <w:r>
        <w:t>ID,FIRST</w:t>
      </w:r>
      <w:proofErr w:type="gramEnd"/>
      <w:r>
        <w:t xml:space="preserve">_NAME,LAST_NAME,SALARY,EXP FROM </w:t>
      </w:r>
      <w:proofErr w:type="spellStart"/>
      <w:r>
        <w:t>emp_record_table</w:t>
      </w:r>
      <w:proofErr w:type="spellEnd"/>
      <w:r>
        <w:t xml:space="preserve"> </w:t>
      </w:r>
    </w:p>
    <w:p w14:paraId="08BA5A4C" w14:textId="77777777" w:rsidR="00580E44" w:rsidRDefault="00580E44" w:rsidP="00580E44">
      <w:r>
        <w:t>WHERE EXP &gt;3;</w:t>
      </w:r>
    </w:p>
    <w:p w14:paraId="7026D9F1" w14:textId="77777777" w:rsidR="00580E44" w:rsidRDefault="00580E44" w:rsidP="00580E44"/>
    <w:p w14:paraId="1D83E591" w14:textId="77777777" w:rsidR="00580E44" w:rsidRDefault="00580E44" w:rsidP="00580E44">
      <w:r>
        <w:t>END //</w:t>
      </w:r>
    </w:p>
    <w:p w14:paraId="680ABE9F" w14:textId="77777777" w:rsidR="00580E44" w:rsidRDefault="00580E44" w:rsidP="00580E44"/>
    <w:p w14:paraId="17B6154D" w14:textId="7F3FB685" w:rsidR="00580E44" w:rsidRDefault="00580E44" w:rsidP="00580E44">
      <w:r>
        <w:t>CALL Get_Employee_Details1();</w:t>
      </w:r>
    </w:p>
    <w:p w14:paraId="21E93E2E" w14:textId="77777777" w:rsidR="00552ACA" w:rsidRDefault="00552ACA" w:rsidP="00552ACA"/>
    <w:p w14:paraId="58FEA0CE" w14:textId="77777777" w:rsidR="00552ACA" w:rsidRDefault="00552ACA" w:rsidP="00552ACA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2931982F" w14:textId="61C6C7BB" w:rsidR="00552ACA" w:rsidRPr="00266B2F" w:rsidRDefault="00552ACA" w:rsidP="00552ACA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5AB9A3DA" w14:textId="77777777" w:rsidR="00552ACA" w:rsidRDefault="00552ACA" w:rsidP="00580E44"/>
    <w:p w14:paraId="3689124F" w14:textId="77777777" w:rsidR="00552ACA" w:rsidRDefault="00552ACA" w:rsidP="00580E44"/>
    <w:p w14:paraId="2112ACC3" w14:textId="1FD709F9" w:rsidR="00552ACA" w:rsidRPr="00FC3A20" w:rsidRDefault="00552ACA" w:rsidP="00FC3A20">
      <w:r w:rsidRPr="00552ACA">
        <w:drawing>
          <wp:inline distT="0" distB="0" distL="0" distR="0" wp14:anchorId="78AD09B3" wp14:editId="171BC812">
            <wp:extent cx="5273039" cy="4366260"/>
            <wp:effectExtent l="0" t="0" r="4445" b="0"/>
            <wp:docPr id="142194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421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2554" cy="438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7FC4" w14:textId="77777777" w:rsidR="00552ACA" w:rsidRPr="00224497" w:rsidRDefault="00552ACA" w:rsidP="00552ACA">
      <w:pPr>
        <w:numPr>
          <w:ilvl w:val="0"/>
          <w:numId w:val="1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Write a query using stored functions in the project table to check whether the job profile assigned to each employee in the data science team matches the organization’s set standard.</w:t>
      </w:r>
    </w:p>
    <w:p w14:paraId="4A84749E" w14:textId="77777777" w:rsidR="00552ACA" w:rsidRPr="00224497" w:rsidRDefault="00552ACA" w:rsidP="00552AC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567AB93F" w14:textId="77777777" w:rsidR="00552ACA" w:rsidRPr="00224497" w:rsidRDefault="00552ACA" w:rsidP="00552AC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The standard being:</w:t>
      </w:r>
    </w:p>
    <w:p w14:paraId="3D219CA6" w14:textId="77777777" w:rsidR="00552ACA" w:rsidRPr="00224497" w:rsidRDefault="00552ACA" w:rsidP="00552AC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For an employee with experience less than or equal to 2 years assign 'JUNIOR DATA SCIENTIST',</w:t>
      </w:r>
    </w:p>
    <w:p w14:paraId="4D836252" w14:textId="77777777" w:rsidR="00552ACA" w:rsidRPr="00224497" w:rsidRDefault="00552ACA" w:rsidP="00552AC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For an employee with the experience of 2 to 5 years assign 'ASSOCIATE DATA SCIENTIST',</w:t>
      </w:r>
    </w:p>
    <w:p w14:paraId="445FD1B5" w14:textId="77777777" w:rsidR="00552ACA" w:rsidRPr="00224497" w:rsidRDefault="00552ACA" w:rsidP="00552AC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For an employee with the experience of 5 to 10 years assign 'SENIOR DATA SCIENTIST',</w:t>
      </w:r>
    </w:p>
    <w:p w14:paraId="2AFCF881" w14:textId="77777777" w:rsidR="00552ACA" w:rsidRPr="00224497" w:rsidRDefault="00552ACA" w:rsidP="00552AC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For an employee with the experience of 10 to 12 years assign 'LEAD DATA SCIENTIST',</w:t>
      </w:r>
    </w:p>
    <w:p w14:paraId="45D627FB" w14:textId="77777777" w:rsidR="00552ACA" w:rsidRPr="00224497" w:rsidRDefault="00552ACA" w:rsidP="00552AC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For an employee with the experience of 12 to 16 years assign 'MANAGER'.</w:t>
      </w:r>
    </w:p>
    <w:p w14:paraId="265138E2" w14:textId="43C8AE16" w:rsidR="00552ACA" w:rsidRDefault="00552ACA" w:rsidP="00552ACA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4DE92AE8" w14:textId="77777777" w:rsidR="00552ACA" w:rsidRDefault="00552ACA" w:rsidP="00552ACA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051FE0B9" w14:textId="77777777" w:rsidR="00552ACA" w:rsidRDefault="00552ACA" w:rsidP="00552ACA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t xml:space="preserve">     </w:t>
      </w: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SQL code: </w:t>
      </w:r>
    </w:p>
    <w:p w14:paraId="32FCD5E6" w14:textId="77777777" w:rsidR="00552ACA" w:rsidRDefault="00552ACA" w:rsidP="00552ACA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A2A6BC9" w14:textId="77777777" w:rsidR="00552ACA" w:rsidRDefault="00552ACA" w:rsidP="00552ACA">
      <w:r>
        <w:t>DELIMITER //</w:t>
      </w:r>
    </w:p>
    <w:p w14:paraId="7875DB9A" w14:textId="77777777" w:rsidR="00552ACA" w:rsidRDefault="00552ACA" w:rsidP="00552ACA">
      <w:r>
        <w:t>CREATE FUNCTION JOB_PROFILE</w:t>
      </w:r>
    </w:p>
    <w:p w14:paraId="5C769E20" w14:textId="77777777" w:rsidR="00552ACA" w:rsidRDefault="00552ACA" w:rsidP="00552ACA">
      <w:proofErr w:type="gramStart"/>
      <w:r>
        <w:t>( EXP</w:t>
      </w:r>
      <w:proofErr w:type="gramEnd"/>
      <w:r>
        <w:t xml:space="preserve"> int)</w:t>
      </w:r>
    </w:p>
    <w:p w14:paraId="4D9D2324" w14:textId="77777777" w:rsidR="00552ACA" w:rsidRDefault="00552ACA" w:rsidP="00552ACA">
      <w:r>
        <w:t>RETURNS VARCHAR (50)</w:t>
      </w:r>
    </w:p>
    <w:p w14:paraId="2059FD0A" w14:textId="77777777" w:rsidR="00552ACA" w:rsidRDefault="00552ACA" w:rsidP="00552ACA">
      <w:r>
        <w:t>DETERMINISTIC</w:t>
      </w:r>
    </w:p>
    <w:p w14:paraId="374D1DC2" w14:textId="77777777" w:rsidR="00552ACA" w:rsidRDefault="00552ACA" w:rsidP="00552ACA">
      <w:r>
        <w:t>BEGIN</w:t>
      </w:r>
    </w:p>
    <w:p w14:paraId="247B6D00" w14:textId="77777777" w:rsidR="00552ACA" w:rsidRDefault="00552ACA" w:rsidP="00552ACA">
      <w:r>
        <w:t>DECLARE JOB_PROFILE VARCHAR (50);</w:t>
      </w:r>
    </w:p>
    <w:p w14:paraId="2E116474" w14:textId="77777777" w:rsidR="00552ACA" w:rsidRDefault="00552ACA" w:rsidP="00552ACA">
      <w:r>
        <w:t>IF EXP &gt; 12 AND 16 THEN</w:t>
      </w:r>
    </w:p>
    <w:p w14:paraId="6C478C9B" w14:textId="77777777" w:rsidR="00552ACA" w:rsidRDefault="00552ACA" w:rsidP="00552ACA">
      <w:r>
        <w:t>SET JOB_PROFILE="MANAGER";</w:t>
      </w:r>
    </w:p>
    <w:p w14:paraId="0FEA07AE" w14:textId="77777777" w:rsidR="00552ACA" w:rsidRDefault="00552ACA" w:rsidP="00552ACA">
      <w:r>
        <w:t>ELSEIF EXP &gt; 10 AND 12 THEN</w:t>
      </w:r>
    </w:p>
    <w:p w14:paraId="20354AF2" w14:textId="77777777" w:rsidR="00552ACA" w:rsidRDefault="00552ACA" w:rsidP="00552ACA">
      <w:r>
        <w:t>SET JOB_PROFILE="LEAD DATA SCIENTIST";</w:t>
      </w:r>
    </w:p>
    <w:p w14:paraId="3788EA40" w14:textId="77777777" w:rsidR="00552ACA" w:rsidRDefault="00552ACA" w:rsidP="00552ACA">
      <w:r>
        <w:t>ELSEIF EXP &gt; 5 AND 10 THEN</w:t>
      </w:r>
    </w:p>
    <w:p w14:paraId="1A8F65E7" w14:textId="77777777" w:rsidR="00552ACA" w:rsidRDefault="00552ACA" w:rsidP="00552ACA">
      <w:r>
        <w:t>SET JOB_PROFILE="SENIOR DATA SCIENTIST";</w:t>
      </w:r>
    </w:p>
    <w:p w14:paraId="0A4521CB" w14:textId="77777777" w:rsidR="00552ACA" w:rsidRDefault="00552ACA" w:rsidP="00552ACA">
      <w:r>
        <w:t>ELSEIF EXP &gt; 2 AND 5 THEN</w:t>
      </w:r>
    </w:p>
    <w:p w14:paraId="192E182E" w14:textId="77777777" w:rsidR="00552ACA" w:rsidRDefault="00552ACA" w:rsidP="00552ACA">
      <w:r>
        <w:t>SET JOB_PROFILE="ASSOCIATE DATA SCIENTIST";</w:t>
      </w:r>
    </w:p>
    <w:p w14:paraId="18624F5D" w14:textId="77777777" w:rsidR="00552ACA" w:rsidRDefault="00552ACA" w:rsidP="00552ACA">
      <w:r>
        <w:t>ELSEIF EXP&lt;=2 THEN</w:t>
      </w:r>
    </w:p>
    <w:p w14:paraId="0E8B7489" w14:textId="77777777" w:rsidR="00552ACA" w:rsidRDefault="00552ACA" w:rsidP="00552ACA">
      <w:r>
        <w:t>SET JOB_PROFILE="JUNIOR DATA SCIENTIST";</w:t>
      </w:r>
    </w:p>
    <w:p w14:paraId="170265C4" w14:textId="77777777" w:rsidR="00552ACA" w:rsidRDefault="00552ACA" w:rsidP="00552ACA">
      <w:r>
        <w:t>END IF;</w:t>
      </w:r>
    </w:p>
    <w:p w14:paraId="5206DA4E" w14:textId="77777777" w:rsidR="00552ACA" w:rsidRDefault="00552ACA" w:rsidP="00552ACA">
      <w:r>
        <w:t>RETURN (JOB_PROFILE);</w:t>
      </w:r>
    </w:p>
    <w:p w14:paraId="6BF1D4D3" w14:textId="77777777" w:rsidR="00552ACA" w:rsidRDefault="00552ACA" w:rsidP="00552ACA">
      <w:r>
        <w:t>END //</w:t>
      </w:r>
    </w:p>
    <w:p w14:paraId="377E9179" w14:textId="77777777" w:rsidR="00552ACA" w:rsidRDefault="00552ACA" w:rsidP="00552ACA"/>
    <w:p w14:paraId="0D9F9B50" w14:textId="77777777" w:rsidR="00552ACA" w:rsidRDefault="00552ACA" w:rsidP="00552ACA">
      <w:r>
        <w:t xml:space="preserve">SELECT FIRST_NAME, LAST_NAME, </w:t>
      </w:r>
      <w:proofErr w:type="gramStart"/>
      <w:r>
        <w:t>DEPT,EXP</w:t>
      </w:r>
      <w:proofErr w:type="gramEnd"/>
      <w:r>
        <w:t xml:space="preserve">,JOB_PROFILE(EXP) FROM </w:t>
      </w:r>
      <w:proofErr w:type="spellStart"/>
      <w:r>
        <w:t>data_science_team</w:t>
      </w:r>
      <w:proofErr w:type="spellEnd"/>
      <w:r>
        <w:t>;</w:t>
      </w:r>
    </w:p>
    <w:p w14:paraId="6D9D7D9F" w14:textId="77777777" w:rsidR="00552ACA" w:rsidRDefault="00552ACA" w:rsidP="00552ACA"/>
    <w:p w14:paraId="3F14C8EF" w14:textId="77777777" w:rsidR="00FC3A20" w:rsidRDefault="00FC3A20" w:rsidP="00552ACA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49DE4E64" w14:textId="77777777" w:rsidR="00FC3A20" w:rsidRDefault="00FC3A20" w:rsidP="00552ACA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657A31C9" w14:textId="77777777" w:rsidR="00FC3A20" w:rsidRDefault="00FC3A20" w:rsidP="00552ACA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4EBCC351" w14:textId="77777777" w:rsidR="00FC3A20" w:rsidRDefault="00FC3A20" w:rsidP="00552ACA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51E55D65" w14:textId="77777777" w:rsidR="00FC3A20" w:rsidRDefault="00FC3A20" w:rsidP="00552ACA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</w:p>
    <w:p w14:paraId="70F52883" w14:textId="3A9DC6EE" w:rsidR="00552ACA" w:rsidRPr="00266B2F" w:rsidRDefault="00552ACA" w:rsidP="00552ACA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lastRenderedPageBreak/>
        <w:t>Output:</w:t>
      </w:r>
    </w:p>
    <w:p w14:paraId="082023BA" w14:textId="77777777" w:rsidR="00552ACA" w:rsidRDefault="00552ACA" w:rsidP="00552ACA"/>
    <w:p w14:paraId="4A803CBA" w14:textId="102D0999" w:rsidR="00552ACA" w:rsidRDefault="00552ACA" w:rsidP="00552ACA">
      <w:r w:rsidRPr="00552ACA">
        <w:drawing>
          <wp:inline distT="0" distB="0" distL="0" distR="0" wp14:anchorId="2AD5F951" wp14:editId="1A79378A">
            <wp:extent cx="4411979" cy="5417820"/>
            <wp:effectExtent l="0" t="0" r="8255" b="0"/>
            <wp:docPr id="172146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629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1883" cy="54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0114" w14:textId="77777777" w:rsidR="00552ACA" w:rsidRDefault="00552ACA" w:rsidP="00552ACA"/>
    <w:p w14:paraId="3BF4A1C3" w14:textId="77777777" w:rsidR="00552ACA" w:rsidRDefault="00552ACA" w:rsidP="00552ACA"/>
    <w:p w14:paraId="691EF9C8" w14:textId="77777777" w:rsidR="00552ACA" w:rsidRDefault="00552ACA" w:rsidP="00552ACA"/>
    <w:p w14:paraId="0702D6A5" w14:textId="77777777" w:rsidR="00552ACA" w:rsidRDefault="00552ACA" w:rsidP="00552ACA"/>
    <w:p w14:paraId="4707B178" w14:textId="77777777" w:rsidR="00552ACA" w:rsidRDefault="00552ACA" w:rsidP="00552ACA"/>
    <w:p w14:paraId="03CEA61D" w14:textId="77777777" w:rsidR="00552ACA" w:rsidRDefault="00552ACA" w:rsidP="00552ACA"/>
    <w:p w14:paraId="61292BEB" w14:textId="77777777" w:rsidR="00FC3A20" w:rsidRDefault="00FC3A20" w:rsidP="00552ACA"/>
    <w:p w14:paraId="621CEE09" w14:textId="77777777" w:rsidR="00FC3A20" w:rsidRDefault="00FC3A20" w:rsidP="00552ACA"/>
    <w:p w14:paraId="04EA1E4D" w14:textId="77777777" w:rsidR="00FC3A20" w:rsidRDefault="00FC3A20" w:rsidP="00552ACA"/>
    <w:p w14:paraId="1FE97BDC" w14:textId="77777777" w:rsidR="00FC3A20" w:rsidRDefault="00FC3A20" w:rsidP="00552ACA"/>
    <w:p w14:paraId="77B11024" w14:textId="77777777" w:rsidR="00FC3A20" w:rsidRDefault="00FC3A20" w:rsidP="00552ACA"/>
    <w:p w14:paraId="5006EC8E" w14:textId="77777777" w:rsidR="00FC3A20" w:rsidRDefault="00FC3A20" w:rsidP="00552ACA"/>
    <w:p w14:paraId="0B68238B" w14:textId="77777777" w:rsidR="00FC3A20" w:rsidRDefault="00FC3A20" w:rsidP="00552ACA"/>
    <w:p w14:paraId="63FC0884" w14:textId="77777777" w:rsidR="00FC3A20" w:rsidRDefault="00FC3A20" w:rsidP="00552ACA"/>
    <w:p w14:paraId="5A7F0DDB" w14:textId="77777777" w:rsidR="00FC3A20" w:rsidRDefault="00FC3A20" w:rsidP="00552ACA"/>
    <w:p w14:paraId="4EE854CE" w14:textId="77777777" w:rsidR="00FC3A20" w:rsidRDefault="00FC3A20" w:rsidP="00552ACA"/>
    <w:p w14:paraId="6457DF3F" w14:textId="77777777" w:rsidR="00552ACA" w:rsidRPr="00224497" w:rsidRDefault="00552ACA" w:rsidP="00552AC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 </w:t>
      </w:r>
    </w:p>
    <w:p w14:paraId="1A1C5B37" w14:textId="77777777" w:rsidR="00552ACA" w:rsidRPr="00224497" w:rsidRDefault="00552ACA" w:rsidP="00552ACA">
      <w:pPr>
        <w:numPr>
          <w:ilvl w:val="0"/>
          <w:numId w:val="17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Create an index to improve the cost and performance of the query to find the employee whose FIRST_NAME is ‘Eric’ in the employee table after checking the execution plan.</w:t>
      </w:r>
    </w:p>
    <w:p w14:paraId="4CE412F7" w14:textId="77777777" w:rsidR="00552ACA" w:rsidRPr="00224497" w:rsidRDefault="00552ACA" w:rsidP="00552AC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5D3DE6F7" w14:textId="77777777" w:rsidR="00552ACA" w:rsidRDefault="00552ACA" w:rsidP="00552ACA">
      <w:pPr>
        <w:rPr>
          <w:rFonts w:ascii="Open Sans" w:eastAsia="Open Sans" w:hAnsi="Open Sans" w:cs="Open Sans"/>
          <w:color w:val="3F3F3F"/>
          <w:sz w:val="24"/>
          <w:szCs w:val="24"/>
          <w:highlight w:val="white"/>
        </w:rPr>
      </w:pPr>
    </w:p>
    <w:p w14:paraId="2AD284D2" w14:textId="77777777" w:rsidR="00552ACA" w:rsidRDefault="00552ACA" w:rsidP="00552ACA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t xml:space="preserve">     </w:t>
      </w: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SQL code: </w:t>
      </w:r>
    </w:p>
    <w:p w14:paraId="693E4620" w14:textId="77777777" w:rsidR="00552ACA" w:rsidRDefault="00552ACA" w:rsidP="00552ACA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8661957" w14:textId="506BB3AC" w:rsidR="00596F60" w:rsidRDefault="00596F60" w:rsidP="00596F60">
      <w:r>
        <w:t xml:space="preserve">SELECT * FROM </w:t>
      </w:r>
      <w:proofErr w:type="spellStart"/>
      <w:r>
        <w:t>scienceqtech.emp_record_table</w:t>
      </w:r>
      <w:proofErr w:type="spellEnd"/>
    </w:p>
    <w:p w14:paraId="700E0161" w14:textId="2FE70841" w:rsidR="00552ACA" w:rsidRDefault="00596F60" w:rsidP="00596F60">
      <w:r>
        <w:t>WHERE FIRST_NAME='Eric';</w:t>
      </w:r>
    </w:p>
    <w:p w14:paraId="72B10F4F" w14:textId="77777777" w:rsidR="00596F60" w:rsidRDefault="00596F60" w:rsidP="00596F60"/>
    <w:p w14:paraId="705F1FA1" w14:textId="77777777" w:rsidR="00596F60" w:rsidRPr="00266B2F" w:rsidRDefault="00596F60" w:rsidP="00596F6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0C4D63EB" w14:textId="77777777" w:rsidR="00596F60" w:rsidRDefault="00596F60" w:rsidP="00596F60"/>
    <w:p w14:paraId="17AC84B4" w14:textId="6D92D9FA" w:rsidR="00596F60" w:rsidRDefault="00596F60" w:rsidP="00596F60">
      <w:r w:rsidRPr="00596F60">
        <w:drawing>
          <wp:inline distT="0" distB="0" distL="0" distR="0" wp14:anchorId="35C14B20" wp14:editId="6A343154">
            <wp:extent cx="5731510" cy="1447800"/>
            <wp:effectExtent l="0" t="0" r="2540" b="0"/>
            <wp:docPr id="14472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86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C52B" w14:textId="77777777" w:rsidR="00596F60" w:rsidRDefault="00596F60" w:rsidP="00596F6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t xml:space="preserve">    </w:t>
      </w: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SQL code: </w:t>
      </w:r>
    </w:p>
    <w:p w14:paraId="264FED2C" w14:textId="77777777" w:rsidR="00596F60" w:rsidRDefault="00596F60" w:rsidP="00596F60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249FFC7" w14:textId="77777777" w:rsidR="00596F60" w:rsidRDefault="00596F60" w:rsidP="00596F60"/>
    <w:p w14:paraId="1B867550" w14:textId="77777777" w:rsidR="00596F60" w:rsidRDefault="00596F60" w:rsidP="00596F60">
      <w:r>
        <w:t xml:space="preserve">CREATE INDEX RAM ON </w:t>
      </w:r>
      <w:proofErr w:type="spellStart"/>
      <w:r>
        <w:t>scienceqtech.emp_record_</w:t>
      </w:r>
      <w:proofErr w:type="gramStart"/>
      <w:r>
        <w:t>table</w:t>
      </w:r>
      <w:proofErr w:type="spellEnd"/>
      <w:r>
        <w:t>(</w:t>
      </w:r>
      <w:proofErr w:type="gramEnd"/>
      <w:r>
        <w:t>FIRST_NAME(40));</w:t>
      </w:r>
    </w:p>
    <w:p w14:paraId="2A2C62EB" w14:textId="104F3EBB" w:rsidR="00596F60" w:rsidRDefault="00596F60" w:rsidP="00596F60">
      <w:r>
        <w:t xml:space="preserve">SELECT * FROM </w:t>
      </w:r>
      <w:proofErr w:type="spellStart"/>
      <w:r>
        <w:t>emp_record_table</w:t>
      </w:r>
      <w:proofErr w:type="spellEnd"/>
      <w:r>
        <w:t xml:space="preserve"> WHERE FIRST_NAME="ERIC";</w:t>
      </w:r>
    </w:p>
    <w:p w14:paraId="13F420FC" w14:textId="77777777" w:rsidR="00596F60" w:rsidRDefault="00596F60" w:rsidP="00596F60"/>
    <w:p w14:paraId="307D58A2" w14:textId="77777777" w:rsidR="00596F60" w:rsidRPr="00266B2F" w:rsidRDefault="00596F60" w:rsidP="00596F6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53BE08BB" w14:textId="77777777" w:rsidR="00596F60" w:rsidRDefault="00596F60" w:rsidP="00596F60"/>
    <w:p w14:paraId="1A7FB632" w14:textId="2AF4BA91" w:rsidR="00596F60" w:rsidRDefault="00596F60" w:rsidP="00596F60">
      <w:r w:rsidRPr="00596F60">
        <w:drawing>
          <wp:inline distT="0" distB="0" distL="0" distR="0" wp14:anchorId="09A613F0" wp14:editId="44EB866F">
            <wp:extent cx="5731510" cy="1661160"/>
            <wp:effectExtent l="0" t="0" r="2540" b="0"/>
            <wp:docPr id="14334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85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6A4F" w14:textId="77777777" w:rsidR="00596F60" w:rsidRDefault="00596F60" w:rsidP="00596F60"/>
    <w:p w14:paraId="5A564C93" w14:textId="77777777" w:rsidR="00596F60" w:rsidRDefault="00596F60" w:rsidP="00596F60"/>
    <w:p w14:paraId="001BD620" w14:textId="77777777" w:rsidR="00596F60" w:rsidRDefault="00596F60" w:rsidP="00596F60"/>
    <w:p w14:paraId="5578279E" w14:textId="77777777" w:rsidR="00596F60" w:rsidRDefault="00596F60" w:rsidP="00596F60"/>
    <w:p w14:paraId="4FF07884" w14:textId="77777777" w:rsidR="00596F60" w:rsidRDefault="00596F60" w:rsidP="00596F60"/>
    <w:p w14:paraId="24405C2D" w14:textId="77777777" w:rsidR="00596F60" w:rsidRDefault="00596F60" w:rsidP="00596F60"/>
    <w:p w14:paraId="67E7E797" w14:textId="77777777" w:rsidR="00596F60" w:rsidRPr="00224497" w:rsidRDefault="00596F60" w:rsidP="00596F6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6AC8983" w14:textId="77777777" w:rsidR="00596F60" w:rsidRPr="00224497" w:rsidRDefault="00596F60" w:rsidP="00596F60">
      <w:pPr>
        <w:numPr>
          <w:ilvl w:val="0"/>
          <w:numId w:val="18"/>
        </w:numPr>
        <w:shd w:val="clear" w:color="auto" w:fill="FFFFFF"/>
        <w:spacing w:after="150" w:line="240" w:lineRule="auto"/>
        <w:ind w:left="1080" w:hanging="360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Write a query to calculate the bonus for all the employees, based on their ratings and salaries (Use the formula: 5% of salary * employee rating).</w:t>
      </w:r>
    </w:p>
    <w:p w14:paraId="39B1C0E2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3416AE6" w14:textId="77777777" w:rsidR="00596F60" w:rsidRDefault="00596F60" w:rsidP="00596F6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t xml:space="preserve">    </w:t>
      </w: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SQL code: </w:t>
      </w:r>
    </w:p>
    <w:p w14:paraId="2FAF00BA" w14:textId="77777777" w:rsidR="00596F60" w:rsidRDefault="00596F60" w:rsidP="00596F60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26598166" w14:textId="77777777" w:rsidR="00596F60" w:rsidRP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t>SELECT EMP_ID, FIRST_NAME, LAST_NAME, ROLE, SALARY, EMP_RATING, (SALARY/</w:t>
      </w:r>
      <w:proofErr w:type="gramStart"/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t>20)*</w:t>
      </w:r>
      <w:proofErr w:type="gramEnd"/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t xml:space="preserve">EMP_RATING AS BONUS </w:t>
      </w:r>
    </w:p>
    <w:p w14:paraId="52C5F3E8" w14:textId="77777777" w:rsidR="00596F60" w:rsidRP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t xml:space="preserve">FROM </w:t>
      </w:r>
      <w:proofErr w:type="spellStart"/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t>scienceqtech.emp_record_table</w:t>
      </w:r>
      <w:proofErr w:type="spellEnd"/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t>;</w:t>
      </w:r>
    </w:p>
    <w:p w14:paraId="2088C09E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95236FB" w14:textId="77777777" w:rsidR="00596F60" w:rsidRPr="00266B2F" w:rsidRDefault="00596F60" w:rsidP="00596F6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2213FCE6" w14:textId="77777777" w:rsidR="00596F60" w:rsidRDefault="00596F60" w:rsidP="00596F60"/>
    <w:p w14:paraId="7D3314B0" w14:textId="60B7E6ED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drawing>
          <wp:inline distT="0" distB="0" distL="0" distR="0" wp14:anchorId="0A23021E" wp14:editId="12A2B297">
            <wp:extent cx="5731510" cy="4838700"/>
            <wp:effectExtent l="0" t="0" r="2540" b="0"/>
            <wp:docPr id="145834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422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57E0E5DA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1FD7CA7F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3950F58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73FE369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213BCD7" w14:textId="77777777" w:rsidR="00FC3A20" w:rsidRDefault="00FC3A2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C78E29D" w14:textId="77777777" w:rsidR="00FC3A20" w:rsidRDefault="00FC3A2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27D56AC" w14:textId="77777777" w:rsidR="00FC3A20" w:rsidRDefault="00FC3A2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0A4F2D42" w14:textId="77777777" w:rsidR="00FC3A20" w:rsidRDefault="00FC3A2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C4BC244" w14:textId="77777777" w:rsidR="00596F60" w:rsidRPr="00224497" w:rsidRDefault="00596F60" w:rsidP="00596F6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168728F" w14:textId="77777777" w:rsidR="00596F60" w:rsidRPr="00224497" w:rsidRDefault="00596F60" w:rsidP="00596F60">
      <w:pPr>
        <w:numPr>
          <w:ilvl w:val="0"/>
          <w:numId w:val="19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lastRenderedPageBreak/>
        <w:t>Write a query to calculate the average salary distribution based on the continent and country. Take data from the employee record table.</w:t>
      </w:r>
    </w:p>
    <w:p w14:paraId="2E8D0CC1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br/>
      </w:r>
    </w:p>
    <w:p w14:paraId="742F1D27" w14:textId="77777777" w:rsidR="00596F60" w:rsidRDefault="00596F60" w:rsidP="00596F6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t xml:space="preserve">    </w:t>
      </w: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 xml:space="preserve">SQL code: </w:t>
      </w:r>
    </w:p>
    <w:p w14:paraId="4E7E6797" w14:textId="77777777" w:rsidR="00596F60" w:rsidRDefault="00596F60" w:rsidP="00596F60">
      <w:pPr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D1BEBFE" w14:textId="77777777" w:rsidR="00596F60" w:rsidRPr="00596F60" w:rsidRDefault="00596F60" w:rsidP="00596F6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3396E21" w14:textId="77777777" w:rsidR="00596F60" w:rsidRPr="00596F60" w:rsidRDefault="00596F60" w:rsidP="00596F6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t xml:space="preserve">SELECT CONTINENT, COUNTRY, AVG(SALARY) as AVERAGE_SALARY </w:t>
      </w:r>
    </w:p>
    <w:p w14:paraId="3D42AF65" w14:textId="77777777" w:rsidR="00596F60" w:rsidRPr="00596F60" w:rsidRDefault="00596F60" w:rsidP="00596F6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t xml:space="preserve">FROM </w:t>
      </w:r>
      <w:proofErr w:type="spellStart"/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t>scienceqtech.emp_record_table</w:t>
      </w:r>
      <w:proofErr w:type="spellEnd"/>
    </w:p>
    <w:p w14:paraId="5EFFB934" w14:textId="424F9380" w:rsidR="00596F60" w:rsidRPr="00224497" w:rsidRDefault="00596F60" w:rsidP="00596F6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t>GROUP BY CONTINENT, COUNTRY WITH ROLLUP;</w:t>
      </w:r>
      <w:r w:rsidRPr="00224497">
        <w:rPr>
          <w:rFonts w:ascii="Helvetica" w:eastAsia="Times New Roman" w:hAnsi="Helvetica" w:cs="Helvetica"/>
          <w:color w:val="4D575D"/>
          <w:sz w:val="21"/>
          <w:szCs w:val="21"/>
        </w:rPr>
        <w:t> </w:t>
      </w:r>
    </w:p>
    <w:p w14:paraId="0C8BF476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57A0840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59B5125" w14:textId="77777777" w:rsidR="00596F60" w:rsidRPr="00266B2F" w:rsidRDefault="00596F60" w:rsidP="00596F60">
      <w:pP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3F3F3F"/>
          <w:sz w:val="24"/>
          <w:szCs w:val="24"/>
          <w:highlight w:val="white"/>
        </w:rPr>
        <w:t>Output:</w:t>
      </w:r>
    </w:p>
    <w:p w14:paraId="6284E6BC" w14:textId="77777777" w:rsidR="00596F60" w:rsidRDefault="00596F60" w:rsidP="00596F60"/>
    <w:p w14:paraId="342B87CF" w14:textId="23710D52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  <w:r w:rsidRPr="00596F60">
        <w:rPr>
          <w:rFonts w:ascii="Helvetica" w:eastAsia="Times New Roman" w:hAnsi="Helvetica" w:cs="Helvetica"/>
          <w:color w:val="4D575D"/>
          <w:sz w:val="21"/>
          <w:szCs w:val="21"/>
        </w:rPr>
        <w:drawing>
          <wp:inline distT="0" distB="0" distL="0" distR="0" wp14:anchorId="4318D283" wp14:editId="2A50CF9F">
            <wp:extent cx="5502117" cy="3429297"/>
            <wp:effectExtent l="0" t="0" r="3810" b="0"/>
            <wp:docPr id="38409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94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983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E119410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65546CC0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2B509EB" w14:textId="77777777" w:rsidR="00596F60" w:rsidRDefault="00596F60" w:rsidP="00596F60">
      <w:pPr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3BAF34BD" w14:textId="77777777" w:rsidR="00596F60" w:rsidRDefault="00596F60" w:rsidP="00596F60"/>
    <w:sectPr w:rsidR="00596F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3B3A"/>
    <w:multiLevelType w:val="multilevel"/>
    <w:tmpl w:val="E53EFDFE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9450CD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91FB9"/>
    <w:multiLevelType w:val="hybridMultilevel"/>
    <w:tmpl w:val="136A3412"/>
    <w:lvl w:ilvl="0" w:tplc="A5BE141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4767C9F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F21C99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74018"/>
    <w:multiLevelType w:val="hybridMultilevel"/>
    <w:tmpl w:val="5DCE3598"/>
    <w:lvl w:ilvl="0" w:tplc="0A6AFD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CF26E9E"/>
    <w:multiLevelType w:val="hybridMultilevel"/>
    <w:tmpl w:val="718A1DD2"/>
    <w:lvl w:ilvl="0" w:tplc="C06ED148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0814BA"/>
    <w:multiLevelType w:val="multilevel"/>
    <w:tmpl w:val="A42CA70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3622F9"/>
    <w:multiLevelType w:val="multilevel"/>
    <w:tmpl w:val="E2D8FAD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BA67F6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26191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6D37BF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8E19AE"/>
    <w:multiLevelType w:val="multilevel"/>
    <w:tmpl w:val="9FE0055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3F465A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F8377D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6B5E02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DC011F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98B447F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FF7919"/>
    <w:multiLevelType w:val="multilevel"/>
    <w:tmpl w:val="21CCDC00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6EB6BF4"/>
    <w:multiLevelType w:val="multilevel"/>
    <w:tmpl w:val="AEBAC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685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80030313">
    <w:abstractNumId w:val="13"/>
  </w:num>
  <w:num w:numId="3" w16cid:durableId="1099910055">
    <w:abstractNumId w:val="3"/>
  </w:num>
  <w:num w:numId="4" w16cid:durableId="1401321989">
    <w:abstractNumId w:val="2"/>
  </w:num>
  <w:num w:numId="5" w16cid:durableId="183922768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081178893">
    <w:abstractNumId w:val="19"/>
  </w:num>
  <w:num w:numId="7" w16cid:durableId="1053432947">
    <w:abstractNumId w:val="4"/>
  </w:num>
  <w:num w:numId="8" w16cid:durableId="780760371">
    <w:abstractNumId w:val="16"/>
  </w:num>
  <w:num w:numId="9" w16cid:durableId="1413552425">
    <w:abstractNumId w:val="6"/>
  </w:num>
  <w:num w:numId="10" w16cid:durableId="2011713772">
    <w:abstractNumId w:val="17"/>
  </w:num>
  <w:num w:numId="11" w16cid:durableId="1110658496">
    <w:abstractNumId w:val="15"/>
  </w:num>
  <w:num w:numId="12" w16cid:durableId="886910863">
    <w:abstractNumId w:val="10"/>
  </w:num>
  <w:num w:numId="13" w16cid:durableId="525607380">
    <w:abstractNumId w:val="9"/>
  </w:num>
  <w:num w:numId="14" w16cid:durableId="123620974">
    <w:abstractNumId w:val="14"/>
  </w:num>
  <w:num w:numId="15" w16cid:durableId="6685136">
    <w:abstractNumId w:val="1"/>
  </w:num>
  <w:num w:numId="16" w16cid:durableId="1010831891">
    <w:abstractNumId w:val="18"/>
    <w:lvlOverride w:ilvl="0">
      <w:lvl w:ilvl="0">
        <w:numFmt w:val="decimal"/>
        <w:lvlText w:val="%1."/>
        <w:lvlJc w:val="left"/>
      </w:lvl>
    </w:lvlOverride>
  </w:num>
  <w:num w:numId="17" w16cid:durableId="786972598">
    <w:abstractNumId w:val="7"/>
    <w:lvlOverride w:ilvl="0">
      <w:lvl w:ilvl="0">
        <w:numFmt w:val="decimal"/>
        <w:lvlText w:val="%1."/>
        <w:lvlJc w:val="left"/>
      </w:lvl>
    </w:lvlOverride>
  </w:num>
  <w:num w:numId="18" w16cid:durableId="1696497129">
    <w:abstractNumId w:val="12"/>
    <w:lvlOverride w:ilvl="0">
      <w:lvl w:ilvl="0">
        <w:numFmt w:val="decimal"/>
        <w:lvlText w:val="%1."/>
        <w:lvlJc w:val="left"/>
      </w:lvl>
    </w:lvlOverride>
  </w:num>
  <w:num w:numId="19" w16cid:durableId="2095003779">
    <w:abstractNumId w:val="8"/>
    <w:lvlOverride w:ilvl="0">
      <w:lvl w:ilvl="0">
        <w:numFmt w:val="decimal"/>
        <w:lvlText w:val="%1."/>
        <w:lvlJc w:val="left"/>
      </w:lvl>
    </w:lvlOverride>
  </w:num>
  <w:num w:numId="20" w16cid:durableId="3519522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800"/>
    <w:rsid w:val="001076FF"/>
    <w:rsid w:val="00134C8B"/>
    <w:rsid w:val="00266B2F"/>
    <w:rsid w:val="002A53A4"/>
    <w:rsid w:val="00552ACA"/>
    <w:rsid w:val="00580E44"/>
    <w:rsid w:val="00596F60"/>
    <w:rsid w:val="006B7800"/>
    <w:rsid w:val="00FC3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FC104"/>
  <w15:chartTrackingRefBased/>
  <w15:docId w15:val="{668BC91F-FCB2-4CFB-A376-1DBF355C7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E44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8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19</Pages>
  <Words>1051</Words>
  <Characters>5993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1</cp:revision>
  <cp:lastPrinted>2023-12-21T16:18:00Z</cp:lastPrinted>
  <dcterms:created xsi:type="dcterms:W3CDTF">2023-12-21T14:50:00Z</dcterms:created>
  <dcterms:modified xsi:type="dcterms:W3CDTF">2023-12-21T16:18:00Z</dcterms:modified>
</cp:coreProperties>
</file>